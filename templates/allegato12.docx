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68B9" w:rsidP="003310E0" w:rsidRDefault="00A768B9" w14:paraId="040A657D" w14:textId="77777777">
      <w:pPr>
        <w:pStyle w:val="Corpotesto"/>
        <w:rPr>
          <w:lang w:eastAsia="zh-CN"/>
        </w:rPr>
      </w:pPr>
    </w:p>
    <w:p w:rsidRPr="000F68DE" w:rsidR="00A768B9" w:rsidP="00A768B9" w:rsidRDefault="00A768B9" w14:paraId="3A10EC38" w14:textId="77777777">
      <w:pPr>
        <w:pStyle w:val="Corpotesto"/>
        <w:rPr>
          <w:szCs w:val="24"/>
          <w:lang w:eastAsia="zh-CN"/>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402"/>
        <w:gridCol w:w="2263"/>
        <w:gridCol w:w="2560"/>
      </w:tblGrid>
      <w:tr w:rsidRPr="000F68DE" w:rsidR="00A4330B" w:rsidTr="009E036E" w14:paraId="2E13A6C2" w14:textId="77777777">
        <w:trPr>
          <w:trHeight w:val="501"/>
          <w:jc w:val="center"/>
        </w:trPr>
        <w:tc>
          <w:tcPr>
            <w:tcW w:w="3402" w:type="dxa"/>
            <w:vMerge w:val="restart"/>
            <w:vAlign w:val="center"/>
          </w:tcPr>
          <w:p w:rsidRPr="000F68DE" w:rsidR="00A4330B" w:rsidP="009E036E" w:rsidRDefault="00A4330B" w14:paraId="36430619" w14:textId="1B0D5570">
            <w:pPr>
              <w:pStyle w:val="Default"/>
              <w:spacing w:before="80" w:after="80"/>
              <w:rPr>
                <w:b/>
              </w:rPr>
            </w:pPr>
            <w:r w:rsidRPr="000F68DE">
              <w:rPr>
                <w:b/>
              </w:rPr>
              <w:t>REDATTO</w:t>
            </w:r>
          </w:p>
        </w:tc>
        <w:tc>
          <w:tcPr>
            <w:tcW w:w="2263" w:type="dxa"/>
            <w:vAlign w:val="center"/>
          </w:tcPr>
          <w:p w:rsidRPr="000F68DE" w:rsidR="00A4330B" w:rsidP="00761959" w:rsidRDefault="00A4330B" w14:paraId="444DBA2F" w14:textId="77777777">
            <w:pPr>
              <w:pStyle w:val="Default"/>
              <w:spacing w:before="80" w:after="80"/>
              <w:jc w:val="center"/>
              <w:rPr>
                <w:highlight w:val="yellow"/>
              </w:rPr>
            </w:pPr>
            <w:r w:rsidRPr="000F68DE">
              <w:rPr>
                <w:highlight w:val="yellow"/>
              </w:rPr>
              <w:t>SIGLA</w:t>
            </w:r>
          </w:p>
        </w:tc>
        <w:tc>
          <w:tcPr>
            <w:tcW w:w="2560" w:type="dxa"/>
            <w:vAlign w:val="center"/>
          </w:tcPr>
          <w:p w:rsidRPr="000F68DE" w:rsidR="00A4330B" w:rsidP="00761959" w:rsidRDefault="00A4330B" w14:paraId="74EC7364" w14:textId="77777777">
            <w:pPr>
              <w:pStyle w:val="Default"/>
              <w:spacing w:before="80" w:after="80"/>
              <w:jc w:val="center"/>
              <w:rPr>
                <w:highlight w:val="yellow"/>
              </w:rPr>
            </w:pPr>
            <w:r w:rsidRPr="000F68DE">
              <w:rPr>
                <w:highlight w:val="yellow"/>
              </w:rPr>
              <w:t>Nome Cognome</w:t>
            </w:r>
          </w:p>
        </w:tc>
      </w:tr>
      <w:tr w:rsidRPr="000F68DE" w:rsidR="00447351" w:rsidTr="00B60186" w14:paraId="598DA81F" w14:textId="77777777">
        <w:trPr>
          <w:trHeight w:val="287"/>
          <w:jc w:val="center"/>
        </w:trPr>
        <w:tc>
          <w:tcPr>
            <w:tcW w:w="3402" w:type="dxa"/>
            <w:vMerge/>
            <w:vAlign w:val="center"/>
          </w:tcPr>
          <w:p w:rsidRPr="000F68DE" w:rsidR="00447351" w:rsidP="00447351" w:rsidRDefault="00447351" w14:paraId="42F13BD0" w14:textId="77777777">
            <w:pPr>
              <w:pStyle w:val="Default"/>
              <w:spacing w:before="80" w:after="80"/>
              <w:rPr>
                <w:b/>
              </w:rPr>
            </w:pPr>
          </w:p>
        </w:tc>
        <w:tc>
          <w:tcPr>
            <w:tcW w:w="2263" w:type="dxa"/>
          </w:tcPr>
          <w:p w:rsidRPr="000F68DE" w:rsidR="00447351" w:rsidP="00761959" w:rsidRDefault="00447351" w14:paraId="392BEB3D" w14:textId="756007DA">
            <w:pPr>
              <w:pStyle w:val="Default"/>
              <w:spacing w:before="80" w:after="80"/>
              <w:jc w:val="center"/>
              <w:rPr>
                <w:bCs/>
                <w:iCs/>
                <w:lang w:val="en-GB"/>
              </w:rPr>
            </w:pPr>
            <w:r w:rsidRPr="00D12E21">
              <w:rPr>
                <w:highlight w:val="yellow"/>
              </w:rPr>
              <w:t>SIGLA</w:t>
            </w:r>
          </w:p>
        </w:tc>
        <w:tc>
          <w:tcPr>
            <w:tcW w:w="2560" w:type="dxa"/>
          </w:tcPr>
          <w:p w:rsidRPr="000F68DE" w:rsidR="00447351" w:rsidP="00761959" w:rsidRDefault="00447351" w14:paraId="64EC5534" w14:textId="21AAE0BF">
            <w:pPr>
              <w:pStyle w:val="Default"/>
              <w:spacing w:before="80" w:after="80"/>
              <w:jc w:val="center"/>
            </w:pPr>
            <w:r w:rsidRPr="00D2395E">
              <w:rPr>
                <w:highlight w:val="yellow"/>
              </w:rPr>
              <w:t>Nome Cognome</w:t>
            </w:r>
          </w:p>
        </w:tc>
      </w:tr>
      <w:tr w:rsidRPr="000F68DE" w:rsidR="00447351" w:rsidTr="00B60186" w14:paraId="2CEEDFBC" w14:textId="77777777">
        <w:trPr>
          <w:trHeight w:val="287"/>
          <w:jc w:val="center"/>
        </w:trPr>
        <w:tc>
          <w:tcPr>
            <w:tcW w:w="3402" w:type="dxa"/>
            <w:vMerge/>
            <w:vAlign w:val="center"/>
          </w:tcPr>
          <w:p w:rsidRPr="000F68DE" w:rsidR="00447351" w:rsidP="00447351" w:rsidRDefault="00447351" w14:paraId="2A778D3F" w14:textId="77777777">
            <w:pPr>
              <w:pStyle w:val="Default"/>
              <w:spacing w:before="80" w:after="80"/>
              <w:rPr>
                <w:b/>
              </w:rPr>
            </w:pPr>
          </w:p>
        </w:tc>
        <w:tc>
          <w:tcPr>
            <w:tcW w:w="2263" w:type="dxa"/>
          </w:tcPr>
          <w:p w:rsidRPr="000F68DE" w:rsidR="00447351" w:rsidP="00761959" w:rsidRDefault="00447351" w14:paraId="47727783" w14:textId="001A3401">
            <w:pPr>
              <w:pStyle w:val="Default"/>
              <w:spacing w:before="80" w:after="80"/>
              <w:jc w:val="center"/>
              <w:rPr>
                <w:bCs/>
                <w:iCs/>
                <w:lang w:val="en-GB"/>
              </w:rPr>
            </w:pPr>
            <w:r w:rsidRPr="00D12E21">
              <w:rPr>
                <w:highlight w:val="yellow"/>
              </w:rPr>
              <w:t>SIGLA</w:t>
            </w:r>
          </w:p>
        </w:tc>
        <w:tc>
          <w:tcPr>
            <w:tcW w:w="2560" w:type="dxa"/>
          </w:tcPr>
          <w:p w:rsidRPr="000F68DE" w:rsidR="00447351" w:rsidDel="00684598" w:rsidP="00761959" w:rsidRDefault="00447351" w14:paraId="0D5FBD53" w14:textId="337CBD21">
            <w:pPr>
              <w:pStyle w:val="Default"/>
              <w:spacing w:before="80" w:after="80"/>
              <w:jc w:val="center"/>
            </w:pPr>
            <w:r w:rsidRPr="00D2395E">
              <w:rPr>
                <w:highlight w:val="yellow"/>
              </w:rPr>
              <w:t>Nome Cognome</w:t>
            </w:r>
          </w:p>
        </w:tc>
      </w:tr>
      <w:tr w:rsidRPr="000F68DE" w:rsidR="00447351" w:rsidTr="00B60186" w14:paraId="446BE673" w14:textId="77777777">
        <w:trPr>
          <w:trHeight w:val="287"/>
          <w:jc w:val="center"/>
        </w:trPr>
        <w:tc>
          <w:tcPr>
            <w:tcW w:w="3402" w:type="dxa"/>
            <w:vMerge w:val="restart"/>
            <w:vAlign w:val="center"/>
          </w:tcPr>
          <w:p w:rsidRPr="000F68DE" w:rsidR="00447351" w:rsidP="00447351" w:rsidRDefault="00447351" w14:paraId="630A0D2E" w14:textId="77777777">
            <w:pPr>
              <w:pStyle w:val="Default"/>
              <w:spacing w:before="80" w:after="80"/>
              <w:rPr>
                <w:b/>
              </w:rPr>
            </w:pPr>
            <w:r w:rsidRPr="000F68DE">
              <w:rPr>
                <w:b/>
              </w:rPr>
              <w:t>VERIFICATO/APPROVATO</w:t>
            </w:r>
          </w:p>
        </w:tc>
        <w:tc>
          <w:tcPr>
            <w:tcW w:w="2263" w:type="dxa"/>
          </w:tcPr>
          <w:p w:rsidRPr="000F68DE" w:rsidR="00447351" w:rsidP="00761959" w:rsidRDefault="00447351" w14:paraId="2FEBF0A1" w14:textId="0FE23455">
            <w:pPr>
              <w:pStyle w:val="Default"/>
              <w:spacing w:before="80" w:after="80"/>
              <w:jc w:val="center"/>
            </w:pPr>
            <w:r w:rsidRPr="00D12E21">
              <w:rPr>
                <w:highlight w:val="yellow"/>
              </w:rPr>
              <w:t>SIGLA</w:t>
            </w:r>
          </w:p>
        </w:tc>
        <w:tc>
          <w:tcPr>
            <w:tcW w:w="2560" w:type="dxa"/>
          </w:tcPr>
          <w:p w:rsidRPr="000F68DE" w:rsidR="00447351" w:rsidP="00761959" w:rsidRDefault="00447351" w14:paraId="13A88E68" w14:textId="537073BD">
            <w:pPr>
              <w:pStyle w:val="Default"/>
              <w:spacing w:before="80" w:after="80"/>
              <w:jc w:val="center"/>
            </w:pPr>
            <w:r w:rsidRPr="00D2395E">
              <w:rPr>
                <w:highlight w:val="yellow"/>
              </w:rPr>
              <w:t>Nome Cognome</w:t>
            </w:r>
          </w:p>
        </w:tc>
      </w:tr>
      <w:tr w:rsidRPr="000F68DE" w:rsidR="00447351" w:rsidTr="00B60186" w14:paraId="18CCC4E1" w14:textId="77777777">
        <w:trPr>
          <w:trHeight w:val="287"/>
          <w:jc w:val="center"/>
        </w:trPr>
        <w:tc>
          <w:tcPr>
            <w:tcW w:w="3402" w:type="dxa"/>
            <w:vMerge/>
            <w:vAlign w:val="center"/>
          </w:tcPr>
          <w:p w:rsidRPr="000F68DE" w:rsidR="00447351" w:rsidP="00447351" w:rsidRDefault="00447351" w14:paraId="7A74AC3B" w14:textId="77777777">
            <w:pPr>
              <w:pStyle w:val="Default"/>
              <w:spacing w:before="80" w:after="80"/>
              <w:rPr>
                <w:b/>
              </w:rPr>
            </w:pPr>
          </w:p>
        </w:tc>
        <w:tc>
          <w:tcPr>
            <w:tcW w:w="2263" w:type="dxa"/>
          </w:tcPr>
          <w:p w:rsidRPr="000F68DE" w:rsidR="00447351" w:rsidP="00761959" w:rsidRDefault="00447351" w14:paraId="69004732" w14:textId="73FE6D5E">
            <w:pPr>
              <w:pStyle w:val="Default"/>
              <w:spacing w:before="80" w:after="80"/>
              <w:jc w:val="center"/>
              <w:rPr>
                <w:lang w:val="en-US"/>
              </w:rPr>
            </w:pPr>
            <w:r w:rsidRPr="00D12E21">
              <w:rPr>
                <w:highlight w:val="yellow"/>
              </w:rPr>
              <w:t>SIGLA</w:t>
            </w:r>
          </w:p>
        </w:tc>
        <w:tc>
          <w:tcPr>
            <w:tcW w:w="2560" w:type="dxa"/>
          </w:tcPr>
          <w:p w:rsidRPr="000F68DE" w:rsidR="00447351" w:rsidP="00761959" w:rsidRDefault="00447351" w14:paraId="4AB83B6E" w14:textId="1C150C91">
            <w:pPr>
              <w:pStyle w:val="Default"/>
              <w:spacing w:before="80" w:after="80"/>
              <w:jc w:val="center"/>
              <w:rPr>
                <w:lang w:val="en-US"/>
              </w:rPr>
            </w:pPr>
            <w:r w:rsidRPr="00D2395E">
              <w:rPr>
                <w:highlight w:val="yellow"/>
              </w:rPr>
              <w:t>Nome Cognome</w:t>
            </w:r>
          </w:p>
        </w:tc>
      </w:tr>
      <w:tr w:rsidRPr="000F68DE" w:rsidR="00447351" w:rsidTr="00B60186" w14:paraId="01706370" w14:textId="77777777">
        <w:trPr>
          <w:trHeight w:val="287"/>
          <w:jc w:val="center"/>
        </w:trPr>
        <w:tc>
          <w:tcPr>
            <w:tcW w:w="3402" w:type="dxa"/>
            <w:vMerge/>
            <w:vAlign w:val="center"/>
          </w:tcPr>
          <w:p w:rsidRPr="000F68DE" w:rsidR="00447351" w:rsidP="00447351" w:rsidRDefault="00447351" w14:paraId="02A99E05" w14:textId="77777777">
            <w:pPr>
              <w:pStyle w:val="Default"/>
              <w:spacing w:before="80" w:after="80"/>
              <w:rPr>
                <w:b/>
              </w:rPr>
            </w:pPr>
          </w:p>
        </w:tc>
        <w:tc>
          <w:tcPr>
            <w:tcW w:w="2263" w:type="dxa"/>
          </w:tcPr>
          <w:p w:rsidRPr="000F68DE" w:rsidR="00447351" w:rsidP="00761959" w:rsidRDefault="00447351" w14:paraId="401FD4B9" w14:textId="02B6B191">
            <w:pPr>
              <w:pStyle w:val="Default"/>
              <w:spacing w:before="80" w:after="80"/>
              <w:jc w:val="center"/>
            </w:pPr>
            <w:r w:rsidRPr="00D12E21">
              <w:rPr>
                <w:highlight w:val="yellow"/>
              </w:rPr>
              <w:t>SIGLA</w:t>
            </w:r>
          </w:p>
        </w:tc>
        <w:tc>
          <w:tcPr>
            <w:tcW w:w="2560" w:type="dxa"/>
          </w:tcPr>
          <w:p w:rsidRPr="000F68DE" w:rsidR="00447351" w:rsidP="00761959" w:rsidRDefault="00447351" w14:paraId="20308BD0" w14:textId="6E8FCBDF">
            <w:pPr>
              <w:pStyle w:val="Default"/>
              <w:spacing w:before="80" w:after="80"/>
              <w:jc w:val="center"/>
              <w:rPr>
                <w:lang w:val="en-US"/>
              </w:rPr>
            </w:pPr>
            <w:r w:rsidRPr="00D2395E">
              <w:rPr>
                <w:highlight w:val="yellow"/>
              </w:rPr>
              <w:t>Nome Cognome</w:t>
            </w:r>
          </w:p>
        </w:tc>
      </w:tr>
      <w:tr w:rsidRPr="000F68DE" w:rsidR="00A768B9" w:rsidTr="009E036E" w14:paraId="0E8B7BDD" w14:textId="77777777">
        <w:trPr>
          <w:trHeight w:val="287"/>
          <w:jc w:val="center"/>
        </w:trPr>
        <w:tc>
          <w:tcPr>
            <w:tcW w:w="3402" w:type="dxa"/>
            <w:vAlign w:val="center"/>
          </w:tcPr>
          <w:p w:rsidRPr="000F68DE" w:rsidR="00A768B9" w:rsidP="009E036E" w:rsidRDefault="00A768B9" w14:paraId="4FA36DFE" w14:textId="58C6AA39">
            <w:pPr>
              <w:pStyle w:val="Default"/>
              <w:spacing w:before="80" w:after="80"/>
              <w:rPr>
                <w:b/>
              </w:rPr>
            </w:pPr>
            <w:r w:rsidRPr="000F68DE">
              <w:rPr>
                <w:b/>
              </w:rPr>
              <w:t>LISTA DI DISTRIBUZIONE</w:t>
            </w:r>
          </w:p>
        </w:tc>
        <w:tc>
          <w:tcPr>
            <w:tcW w:w="4823" w:type="dxa"/>
            <w:gridSpan w:val="2"/>
            <w:vAlign w:val="center"/>
          </w:tcPr>
          <w:p w:rsidRPr="000F68DE" w:rsidR="00A768B9" w:rsidP="00E36F89" w:rsidRDefault="00F9261D" w14:paraId="4BBF8CDB" w14:textId="2CB844E5">
            <w:pPr>
              <w:pStyle w:val="Default"/>
              <w:spacing w:before="80" w:after="80"/>
              <w:jc w:val="both"/>
            </w:pPr>
            <w:r w:rsidRPr="000F68DE">
              <w:t xml:space="preserve">Il </w:t>
            </w:r>
            <w:r w:rsidRPr="000F68DE" w:rsidR="00A768B9">
              <w:t xml:space="preserve">presente documento viene distribuito alla funzione di Vendita interessata </w:t>
            </w:r>
            <w:r w:rsidRPr="000F68DE" w:rsidR="00A768B9">
              <w:rPr>
                <w:highlight w:val="yellow"/>
              </w:rPr>
              <w:t>SIGLA</w:t>
            </w:r>
            <w:r w:rsidRPr="000F68DE" w:rsidR="00A768B9">
              <w:t>, al Cliente e, in caso di accettazione, alla funzione Procurement ed ai fornitori</w:t>
            </w:r>
          </w:p>
        </w:tc>
      </w:tr>
    </w:tbl>
    <w:p w:rsidRPr="000F68DE" w:rsidR="00A768B9" w:rsidP="00031787" w:rsidRDefault="00A768B9" w14:paraId="711676CC" w14:textId="77777777">
      <w:pPr>
        <w:pStyle w:val="Corpotesto"/>
        <w:rPr>
          <w:lang w:eastAsia="zh-CN"/>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699"/>
        <w:gridCol w:w="5518"/>
      </w:tblGrid>
      <w:tr w:rsidRPr="000F68DE" w:rsidR="00A768B9" w:rsidTr="004156AC" w14:paraId="2BCCB696" w14:textId="77777777">
        <w:trPr>
          <w:trHeight w:val="287"/>
          <w:jc w:val="center"/>
        </w:trPr>
        <w:tc>
          <w:tcPr>
            <w:tcW w:w="2699" w:type="dxa"/>
            <w:shd w:val="clear" w:color="auto" w:fill="auto"/>
            <w:vAlign w:val="center"/>
          </w:tcPr>
          <w:p w:rsidRPr="000F68DE" w:rsidR="00A768B9" w:rsidP="00387BF8" w:rsidRDefault="00A768B9" w14:paraId="05D8515F" w14:textId="141F8D0A">
            <w:pPr>
              <w:pStyle w:val="Default"/>
              <w:spacing w:before="240" w:after="240"/>
              <w:rPr>
                <w:b/>
              </w:rPr>
            </w:pPr>
            <w:r w:rsidRPr="000F68DE">
              <w:rPr>
                <w:b/>
              </w:rPr>
              <w:t>TIPO ATC</w:t>
            </w:r>
            <w:r w:rsidR="00435CF6">
              <w:rPr>
                <w:b/>
              </w:rPr>
              <w:t>S</w:t>
            </w:r>
          </w:p>
        </w:tc>
        <w:tc>
          <w:tcPr>
            <w:tcW w:w="5518" w:type="dxa"/>
            <w:shd w:val="clear" w:color="auto" w:fill="auto"/>
            <w:vAlign w:val="center"/>
          </w:tcPr>
          <w:p w:rsidRPr="000F68DE" w:rsidR="00A768B9" w:rsidP="00387BF8" w:rsidRDefault="00A768B9" w14:paraId="56B6544B" w14:textId="77777777">
            <w:pPr>
              <w:pStyle w:val="Default"/>
              <w:spacing w:before="240" w:after="240"/>
              <w:jc w:val="center"/>
              <w:rPr>
                <w:b/>
              </w:rPr>
            </w:pPr>
            <w:r w:rsidRPr="000F68DE">
              <w:rPr>
                <w:b/>
                <w:highlight w:val="yellow"/>
              </w:rPr>
              <w:t>MONO-FORNITORE o PLURI-FORNITORE</w:t>
            </w:r>
          </w:p>
        </w:tc>
      </w:tr>
    </w:tbl>
    <w:p w:rsidR="00A768B9" w:rsidP="00A768B9" w:rsidRDefault="00A768B9" w14:paraId="67855D33" w14:textId="77777777">
      <w:pPr>
        <w:pStyle w:val="Corpotesto"/>
        <w:rPr>
          <w:lang w:eastAsia="zh-CN"/>
        </w:rPr>
      </w:pPr>
    </w:p>
    <w:p w:rsidRPr="00D95D6F" w:rsidR="00A768B9" w:rsidP="00031787" w:rsidRDefault="00A768B9" w14:paraId="007E9381" w14:textId="60CC9CD0">
      <w:pPr>
        <w:pStyle w:val="Corpotesto"/>
        <w:rPr>
          <w:lang w:eastAsia="zh-CN"/>
        </w:rPr>
      </w:pPr>
    </w:p>
    <w:p w:rsidRPr="00D43D81" w:rsidR="001778F4" w:rsidP="001778F4" w:rsidRDefault="001778F4" w14:paraId="07CCCB6E" w14:textId="77777777">
      <w:pPr>
        <w:spacing w:before="45" w:after="45"/>
        <w:jc w:val="center"/>
        <w:rPr>
          <w:rFonts w:ascii="TIM Sans" w:hAnsi="TIM Sans"/>
        </w:rPr>
      </w:pPr>
      <w:r w:rsidRPr="00D43D81">
        <w:rPr>
          <w:rFonts w:ascii="TIM Sans" w:hAnsi="TIM Sans"/>
          <w:i/>
          <w:sz w:val="16"/>
        </w:rPr>
        <w:t>Il presente documento è stato redatto in coerenza con:</w:t>
      </w:r>
    </w:p>
    <w:p w:rsidRPr="00A55BF3" w:rsidR="001778F4" w:rsidP="00A55BF3" w:rsidRDefault="001778F4" w14:paraId="56A4FB79" w14:textId="77777777">
      <w:pPr>
        <w:numPr>
          <w:ilvl w:val="0"/>
          <w:numId w:val="31"/>
        </w:numPr>
        <w:tabs>
          <w:tab w:val="num" w:pos="1440"/>
        </w:tabs>
        <w:rPr>
          <w:rFonts w:ascii="TIM Sans" w:hAnsi="TIM Sans"/>
          <w:i/>
          <w:iCs/>
          <w:sz w:val="16"/>
          <w:szCs w:val="16"/>
        </w:rPr>
      </w:pPr>
      <w:r w:rsidRPr="00A55BF3">
        <w:rPr>
          <w:rFonts w:ascii="TIM Sans" w:hAnsi="TIM Sans"/>
          <w:i/>
          <w:iCs/>
          <w:sz w:val="16"/>
          <w:szCs w:val="16"/>
        </w:rPr>
        <w:t>Codice Etico e di Condotta del Gruppo Telecom Italia</w:t>
      </w:r>
    </w:p>
    <w:p w:rsidRPr="00A55BF3" w:rsidR="001778F4" w:rsidP="00A55BF3" w:rsidRDefault="001778F4" w14:paraId="125039DC" w14:textId="77777777">
      <w:pPr>
        <w:numPr>
          <w:ilvl w:val="0"/>
          <w:numId w:val="31"/>
        </w:numPr>
        <w:tabs>
          <w:tab w:val="num" w:pos="1440"/>
        </w:tabs>
        <w:rPr>
          <w:rFonts w:ascii="TIM Sans" w:hAnsi="TIM Sans"/>
          <w:i/>
          <w:iCs/>
          <w:sz w:val="16"/>
          <w:szCs w:val="16"/>
        </w:rPr>
      </w:pPr>
      <w:r w:rsidRPr="00A55BF3">
        <w:rPr>
          <w:rFonts w:ascii="TIM Sans" w:hAnsi="TIM Sans"/>
          <w:i/>
          <w:iCs/>
          <w:sz w:val="16"/>
          <w:szCs w:val="16"/>
        </w:rPr>
        <w:t xml:space="preserve">Modello Organizzativo 231 </w:t>
      </w:r>
    </w:p>
    <w:p w:rsidRPr="00A55BF3" w:rsidR="001778F4" w:rsidP="00A55BF3" w:rsidRDefault="001778F4" w14:paraId="65DBE711" w14:textId="57DC59A1">
      <w:pPr>
        <w:numPr>
          <w:ilvl w:val="0"/>
          <w:numId w:val="31"/>
        </w:numPr>
        <w:tabs>
          <w:tab w:val="num" w:pos="1440"/>
        </w:tabs>
        <w:rPr>
          <w:rFonts w:ascii="TIM Sans" w:hAnsi="TIM Sans"/>
          <w:i/>
          <w:iCs/>
          <w:sz w:val="16"/>
          <w:szCs w:val="16"/>
        </w:rPr>
      </w:pPr>
      <w:r w:rsidRPr="00A55BF3">
        <w:rPr>
          <w:rFonts w:ascii="TIM Sans" w:hAnsi="TIM Sans"/>
          <w:i/>
          <w:iCs/>
          <w:sz w:val="16"/>
          <w:szCs w:val="16"/>
        </w:rPr>
        <w:t xml:space="preserve">Policy “Definizione” e Formalizzazione di Policy, Procedure ed Istruzioni Operative di Gruppo </w:t>
      </w:r>
    </w:p>
    <w:p w:rsidRPr="00A55BF3" w:rsidR="002308E1" w:rsidP="002308E1" w:rsidRDefault="002308E1" w14:paraId="2E08CB12" w14:textId="43933423">
      <w:pPr>
        <w:numPr>
          <w:ilvl w:val="0"/>
          <w:numId w:val="31"/>
        </w:numPr>
        <w:tabs>
          <w:tab w:val="num" w:pos="1440"/>
        </w:tabs>
        <w:rPr>
          <w:rFonts w:ascii="TIM Sans" w:hAnsi="TIM Sans"/>
          <w:i/>
          <w:iCs/>
          <w:sz w:val="16"/>
          <w:szCs w:val="16"/>
        </w:rPr>
      </w:pPr>
      <w:r w:rsidRPr="00E57B1C">
        <w:rPr>
          <w:rFonts w:ascii="TIM Sans" w:hAnsi="TIM Sans"/>
          <w:i/>
          <w:iCs/>
          <w:sz w:val="16"/>
          <w:szCs w:val="16"/>
        </w:rPr>
        <w:t>Rispettare i Diritti Umani nel Gruppo Telecom Italia</w:t>
      </w:r>
    </w:p>
    <w:p w:rsidRPr="00A55BF3" w:rsidR="001778F4" w:rsidP="001778F4" w:rsidRDefault="001778F4" w14:paraId="403C6A57" w14:textId="77777777">
      <w:pPr>
        <w:numPr>
          <w:ilvl w:val="0"/>
          <w:numId w:val="31"/>
        </w:numPr>
        <w:tabs>
          <w:tab w:val="num" w:pos="1440"/>
        </w:tabs>
        <w:rPr>
          <w:rFonts w:ascii="TIM Sans" w:hAnsi="TIM Sans"/>
          <w:i/>
          <w:iCs/>
          <w:sz w:val="16"/>
          <w:szCs w:val="16"/>
        </w:rPr>
      </w:pPr>
      <w:r w:rsidRPr="00E57B1C">
        <w:rPr>
          <w:rFonts w:ascii="TIM Sans" w:hAnsi="TIM Sans"/>
          <w:i/>
          <w:iCs/>
          <w:sz w:val="16"/>
          <w:szCs w:val="16"/>
        </w:rPr>
        <w:t>Policy Anticorruzione del Gruppo Telecom Italia</w:t>
      </w:r>
    </w:p>
    <w:p w:rsidRPr="00A55BF3" w:rsidR="00A768B9" w:rsidP="00031787" w:rsidRDefault="001778F4" w14:paraId="55460683" w14:textId="516628B8">
      <w:pPr>
        <w:numPr>
          <w:ilvl w:val="0"/>
          <w:numId w:val="31"/>
        </w:numPr>
        <w:tabs>
          <w:tab w:val="num" w:pos="1440"/>
        </w:tabs>
        <w:rPr>
          <w:rFonts w:ascii="TIM Sans" w:hAnsi="TIM Sans"/>
          <w:i/>
          <w:iCs/>
          <w:sz w:val="16"/>
          <w:szCs w:val="16"/>
        </w:rPr>
      </w:pPr>
      <w:r w:rsidRPr="00E57B1C">
        <w:rPr>
          <w:rFonts w:ascii="TIM Sans" w:hAnsi="TIM Sans"/>
          <w:i/>
          <w:iCs/>
          <w:sz w:val="16"/>
          <w:szCs w:val="16"/>
        </w:rPr>
        <w:t>Sistema di Gestione Anticorruzione di TIM</w:t>
      </w:r>
    </w:p>
    <w:p w:rsidR="00A768B9" w:rsidP="00BC1390" w:rsidRDefault="00A768B9" w14:paraId="40BFD128" w14:textId="77777777">
      <w:pPr>
        <w:pStyle w:val="Corpotesto"/>
        <w:rPr>
          <w:lang w:eastAsia="zh-CN"/>
        </w:rPr>
      </w:pPr>
      <w:r>
        <w:rPr>
          <w:lang w:eastAsia="zh-CN"/>
        </w:rPr>
        <w:br w:type="page"/>
      </w:r>
    </w:p>
    <w:p w:rsidR="00BC1A9D" w:rsidP="00216809" w:rsidRDefault="00933533" w14:paraId="7ADDABA9" w14:textId="376B9A88">
      <w:pPr>
        <w:pStyle w:val="Titolo1"/>
        <w:pageBreakBefore w:val="0"/>
        <w:numPr>
          <w:ilvl w:val="0"/>
          <w:numId w:val="0"/>
        </w:numPr>
        <w:spacing w:before="240"/>
        <w:ind w:left="567" w:hanging="567"/>
        <w:rPr>
          <w:lang w:eastAsia="zh-CN"/>
        </w:rPr>
      </w:pPr>
      <w:r>
        <w:rPr>
          <w:lang w:eastAsia="zh-CN"/>
        </w:rPr>
        <w:t>Allegato Tecnico di Compliance</w:t>
      </w:r>
      <w:r w:rsidR="0015075C">
        <w:rPr>
          <w:lang w:eastAsia="zh-CN"/>
        </w:rPr>
        <w:t xml:space="preserve"> </w:t>
      </w:r>
      <w:r w:rsidR="00435CF6">
        <w:rPr>
          <w:lang w:eastAsia="zh-CN"/>
        </w:rPr>
        <w:t>e sicurezza</w:t>
      </w:r>
    </w:p>
    <w:p w:rsidR="00933533" w:rsidP="00933533" w:rsidRDefault="00933533" w14:paraId="250F7B97" w14:textId="1CB2B0C9">
      <w:pPr>
        <w:pStyle w:val="Corpotesto"/>
        <w:rPr>
          <w:szCs w:val="24"/>
        </w:rPr>
      </w:pPr>
      <w:bookmarkStart w:name="_Hlk10641571" w:id="0"/>
      <w:r>
        <w:rPr>
          <w:lang w:eastAsia="zh-CN"/>
        </w:rPr>
        <w:t xml:space="preserve">Di seguito sono trattati </w:t>
      </w:r>
      <w:r w:rsidR="00D32E05">
        <w:rPr>
          <w:lang w:eastAsia="zh-CN"/>
        </w:rPr>
        <w:t>i seguenti aspetti</w:t>
      </w:r>
      <w:r>
        <w:rPr>
          <w:lang w:eastAsia="zh-CN"/>
        </w:rPr>
        <w:t xml:space="preserve"> del GDPR </w:t>
      </w:r>
      <w:r>
        <w:rPr>
          <w:szCs w:val="24"/>
        </w:rPr>
        <w:t xml:space="preserve">per i servizi IT oggetto </w:t>
      </w:r>
      <w:r w:rsidR="00EE663B">
        <w:rPr>
          <w:szCs w:val="24"/>
        </w:rPr>
        <w:t>del</w:t>
      </w:r>
      <w:r w:rsidR="00D32E05">
        <w:rPr>
          <w:szCs w:val="24"/>
        </w:rPr>
        <w:t xml:space="preserve"> contratto</w:t>
      </w:r>
      <w:r>
        <w:rPr>
          <w:szCs w:val="24"/>
        </w:rPr>
        <w:t>:</w:t>
      </w:r>
    </w:p>
    <w:p w:rsidRPr="001436DF" w:rsidR="00933533" w:rsidRDefault="00933533" w14:paraId="5E0519CF" w14:textId="5BD1816B">
      <w:pPr>
        <w:pStyle w:val="Corpotesto"/>
        <w:numPr>
          <w:ilvl w:val="0"/>
          <w:numId w:val="2"/>
        </w:numPr>
        <w:rPr>
          <w:szCs w:val="24"/>
        </w:rPr>
      </w:pPr>
      <w:r w:rsidRPr="001436DF">
        <w:rPr>
          <w:szCs w:val="24"/>
        </w:rPr>
        <w:t>l’elenco dei trattamenti affidati a TIM e/o suo fornitore</w:t>
      </w:r>
      <w:r>
        <w:rPr>
          <w:szCs w:val="24"/>
        </w:rPr>
        <w:t xml:space="preserve"> nel ruolo di </w:t>
      </w:r>
      <w:r w:rsidR="006B067E">
        <w:rPr>
          <w:szCs w:val="24"/>
        </w:rPr>
        <w:t>Controller</w:t>
      </w:r>
      <w:ins w:author="Pernaselci Alessandro" w:date="2025-04-23T11:06:00Z" w:id="1">
        <w:r w:rsidR="006B067E">
          <w:rPr>
            <w:szCs w:val="24"/>
          </w:rPr>
          <w:t xml:space="preserve"> (Titolare)</w:t>
        </w:r>
      </w:ins>
      <w:r w:rsidR="006B067E">
        <w:rPr>
          <w:szCs w:val="24"/>
        </w:rPr>
        <w:t xml:space="preserve"> </w:t>
      </w:r>
      <w:r w:rsidR="00503D10">
        <w:rPr>
          <w:szCs w:val="24"/>
        </w:rPr>
        <w:t xml:space="preserve">o </w:t>
      </w:r>
      <w:r w:rsidR="006B067E">
        <w:rPr>
          <w:szCs w:val="24"/>
        </w:rPr>
        <w:t>Processor</w:t>
      </w:r>
      <w:ins w:author="Pernaselci Alessandro" w:date="2025-04-23T11:06:00Z" w:id="2">
        <w:r w:rsidR="006B067E">
          <w:rPr>
            <w:szCs w:val="24"/>
          </w:rPr>
          <w:t xml:space="preserve"> (Responsabile)</w:t>
        </w:r>
      </w:ins>
      <w:ins w:author="Pernaselci Alessandro" w:date="2025-04-23T10:10:00Z" w:id="3">
        <w:r w:rsidR="00CF7ADD">
          <w:rPr>
            <w:szCs w:val="24"/>
          </w:rPr>
          <w:t>;</w:t>
        </w:r>
      </w:ins>
    </w:p>
    <w:p w:rsidRPr="001436DF" w:rsidR="00933533" w:rsidRDefault="00D32E05" w14:paraId="04BBFEC2" w14:textId="76F8C11D">
      <w:pPr>
        <w:pStyle w:val="Corpotesto"/>
        <w:numPr>
          <w:ilvl w:val="0"/>
          <w:numId w:val="2"/>
        </w:numPr>
        <w:rPr>
          <w:szCs w:val="24"/>
        </w:rPr>
      </w:pPr>
      <w:r>
        <w:rPr>
          <w:szCs w:val="24"/>
        </w:rPr>
        <w:t>il tipo dato</w:t>
      </w:r>
      <w:ins w:author="Pernaselci Alessandro" w:date="2025-04-23T10:10:00Z" w:id="4">
        <w:r w:rsidR="00CF7ADD">
          <w:rPr>
            <w:szCs w:val="24"/>
          </w:rPr>
          <w:t>;</w:t>
        </w:r>
      </w:ins>
    </w:p>
    <w:p w:rsidRPr="00430405" w:rsidR="00933533" w:rsidRDefault="00933533" w14:paraId="3B2902D0" w14:textId="36B037F1">
      <w:pPr>
        <w:pStyle w:val="Corpotesto"/>
        <w:numPr>
          <w:ilvl w:val="0"/>
          <w:numId w:val="2"/>
        </w:numPr>
        <w:rPr>
          <w:szCs w:val="24"/>
        </w:rPr>
      </w:pPr>
      <w:bookmarkStart w:name="_Hlk5284618" w:id="5"/>
      <w:r w:rsidRPr="00430405">
        <w:rPr>
          <w:szCs w:val="24"/>
        </w:rPr>
        <w:t>un insieme di requisiti (intesi come misure di sicurezza)</w:t>
      </w:r>
      <w:r w:rsidR="00B157B9">
        <w:rPr>
          <w:szCs w:val="24"/>
        </w:rPr>
        <w:t>,</w:t>
      </w:r>
      <w:r w:rsidRPr="00430405">
        <w:rPr>
          <w:szCs w:val="24"/>
        </w:rPr>
        <w:t xml:space="preserve"> </w:t>
      </w:r>
      <w:r w:rsidR="001F07A4">
        <w:rPr>
          <w:szCs w:val="24"/>
        </w:rPr>
        <w:t xml:space="preserve">laddove applicabili, </w:t>
      </w:r>
      <w:r w:rsidR="00B157B9">
        <w:rPr>
          <w:szCs w:val="24"/>
        </w:rPr>
        <w:t xml:space="preserve">definite dalla policy di Compliance TIM, </w:t>
      </w:r>
      <w:r w:rsidRPr="00430405" w:rsidR="0023508F">
        <w:rPr>
          <w:szCs w:val="24"/>
        </w:rPr>
        <w:t>da valutare prima di svolgere il trattamento in coerenza ai principi della privacy by design e by default. Ad esse si aggiungono, ove applicabile e in relazione al servizio, le misure di sicurezza specifiche per rispondere alle esigenze del cliente e previste dai contratti in corso</w:t>
      </w:r>
      <w:r w:rsidRPr="00430405" w:rsidR="000E70F0">
        <w:rPr>
          <w:szCs w:val="24"/>
        </w:rPr>
        <w:t>.</w:t>
      </w:r>
    </w:p>
    <w:bookmarkEnd w:id="5"/>
    <w:p w:rsidR="00C83090" w:rsidRDefault="00C83090" w14:paraId="09A9925C" w14:textId="77777777">
      <w:pPr>
        <w:pStyle w:val="Corpotesto"/>
        <w:rPr>
          <w:lang w:eastAsia="zh-CN"/>
        </w:rPr>
        <w:pPrChange w:author="Pernaselci Alessandro" w:date="2025-04-23T11:07:00Z" w:id="6">
          <w:pPr/>
        </w:pPrChange>
      </w:pPr>
    </w:p>
    <w:p w:rsidRPr="00851DD9" w:rsidR="00602738" w:rsidP="00602738" w:rsidRDefault="00602738" w14:paraId="57EF2FE4" w14:textId="77777777">
      <w:pPr>
        <w:tabs>
          <w:tab w:val="left" w:pos="567"/>
        </w:tabs>
        <w:spacing w:line="260" w:lineRule="exact"/>
        <w:rPr>
          <w:rFonts w:ascii="Arial" w:hAnsi="Arial" w:cs="Arial"/>
          <w:b/>
          <w:lang w:val="pt-BR"/>
        </w:rPr>
      </w:pPr>
      <w:bookmarkStart w:name="_Hlk5284676" w:id="7"/>
      <w:r w:rsidRPr="00851DD9">
        <w:rPr>
          <w:rFonts w:ascii="Arial" w:hAnsi="Arial" w:cs="Arial"/>
          <w:b/>
          <w:lang w:val="pt-BR"/>
        </w:rPr>
        <w:t>Anagrafica Cliente</w:t>
      </w:r>
    </w:p>
    <w:tbl>
      <w:tblPr>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3251"/>
        <w:gridCol w:w="7195"/>
      </w:tblGrid>
      <w:tr w:rsidR="00602738" w:rsidTr="003730B6" w14:paraId="3152398C" w14:textId="77777777">
        <w:trPr>
          <w:trHeight w:val="225"/>
        </w:trPr>
        <w:tc>
          <w:tcPr>
            <w:tcW w:w="1556" w:type="pct"/>
            <w:shd w:val="clear" w:color="auto" w:fill="BFBFBF" w:themeFill="background1" w:themeFillShade="BF"/>
            <w:tcMar>
              <w:top w:w="0" w:type="dxa"/>
              <w:left w:w="70" w:type="dxa"/>
              <w:bottom w:w="0" w:type="dxa"/>
              <w:right w:w="70" w:type="dxa"/>
            </w:tcMar>
            <w:vAlign w:val="center"/>
          </w:tcPr>
          <w:p w:rsidRPr="00BA5E04" w:rsidR="00602738" w:rsidRDefault="00602738" w14:paraId="0E0D1F9D" w14:textId="77777777">
            <w:pPr>
              <w:spacing w:before="60" w:after="60"/>
              <w:rPr>
                <w:rFonts w:ascii="Arial" w:hAnsi="Arial" w:cs="Arial"/>
                <w:b/>
                <w:sz w:val="20"/>
                <w:szCs w:val="20"/>
              </w:rPr>
              <w:pPrChange w:author="Pernaselci Alessandro" w:date="2025-04-23T11:07:00Z" w:id="8">
                <w:pPr>
                  <w:spacing w:before="120" w:after="120"/>
                </w:pPr>
              </w:pPrChange>
            </w:pPr>
            <w:r w:rsidRPr="00BA5E04">
              <w:rPr>
                <w:rFonts w:ascii="Arial" w:hAnsi="Arial" w:cs="Arial"/>
                <w:b/>
                <w:sz w:val="20"/>
                <w:szCs w:val="20"/>
              </w:rPr>
              <w:t>Ragione Sociale</w:t>
            </w:r>
          </w:p>
        </w:tc>
        <w:tc>
          <w:tcPr>
            <w:tcW w:w="3444" w:type="pct"/>
            <w:shd w:val="clear" w:color="auto" w:fill="auto"/>
            <w:vAlign w:val="center"/>
          </w:tcPr>
          <w:p w:rsidRPr="00DB3F2E" w:rsidR="00602738" w:rsidRDefault="00602738" w14:paraId="28827F16" w14:textId="77777777">
            <w:pPr>
              <w:spacing w:before="60" w:after="60"/>
              <w:rPr>
                <w:rFonts w:ascii="Arial" w:hAnsi="Arial" w:cs="Arial"/>
                <w:color w:val="000000"/>
                <w:sz w:val="20"/>
                <w:szCs w:val="20"/>
                <w:lang w:eastAsia="it-IT"/>
              </w:rPr>
              <w:pPrChange w:author="Pernaselci Alessandro" w:date="2025-04-23T11:07:00Z" w:id="9">
                <w:pPr>
                  <w:spacing w:before="120" w:after="120"/>
                </w:pPr>
              </w:pPrChange>
            </w:pPr>
          </w:p>
        </w:tc>
      </w:tr>
      <w:tr w:rsidR="00602738" w:rsidTr="009C4C39" w14:paraId="786E2665" w14:textId="77777777">
        <w:trPr>
          <w:trHeight w:val="590"/>
        </w:trPr>
        <w:tc>
          <w:tcPr>
            <w:tcW w:w="1556" w:type="pct"/>
            <w:shd w:val="clear" w:color="auto" w:fill="BFBFBF" w:themeFill="background1" w:themeFillShade="BF"/>
            <w:tcMar>
              <w:top w:w="0" w:type="dxa"/>
              <w:left w:w="70" w:type="dxa"/>
              <w:bottom w:w="0" w:type="dxa"/>
              <w:right w:w="70" w:type="dxa"/>
            </w:tcMar>
            <w:vAlign w:val="center"/>
            <w:hideMark/>
          </w:tcPr>
          <w:p w:rsidRPr="00BA5E04" w:rsidR="00602738" w:rsidRDefault="00602738" w14:paraId="3A767F6F" w14:textId="77777777">
            <w:pPr>
              <w:spacing w:before="60" w:after="60"/>
              <w:rPr>
                <w:rFonts w:ascii="Arial" w:hAnsi="Arial" w:cs="Arial"/>
                <w:b/>
                <w:bCs/>
                <w:color w:val="000000"/>
                <w:sz w:val="20"/>
                <w:szCs w:val="20"/>
                <w:lang w:eastAsia="it-IT"/>
              </w:rPr>
              <w:pPrChange w:author="Pernaselci Alessandro" w:date="2025-04-23T11:07:00Z" w:id="10">
                <w:pPr>
                  <w:spacing w:before="120" w:after="120"/>
                </w:pPr>
              </w:pPrChange>
            </w:pPr>
            <w:r w:rsidRPr="00BA5E04">
              <w:rPr>
                <w:rFonts w:ascii="Arial" w:hAnsi="Arial" w:cs="Arial"/>
                <w:b/>
                <w:sz w:val="20"/>
                <w:szCs w:val="20"/>
              </w:rPr>
              <w:t>Referente</w:t>
            </w:r>
            <w:del w:author="Pernaselci Alessandro" w:date="2025-04-23T10:11:00Z" w:id="11">
              <w:r w:rsidRPr="00BA5E04" w:rsidDel="009C4C39">
                <w:rPr>
                  <w:rFonts w:ascii="Arial" w:hAnsi="Arial" w:cs="Arial"/>
                  <w:b/>
                  <w:sz w:val="20"/>
                  <w:szCs w:val="20"/>
                </w:rPr>
                <w:delText xml:space="preserve"> </w:delText>
              </w:r>
            </w:del>
            <w:r w:rsidRPr="00BA5E04">
              <w:rPr>
                <w:rFonts w:ascii="Arial" w:hAnsi="Arial" w:cs="Arial"/>
                <w:b/>
                <w:sz w:val="20"/>
                <w:szCs w:val="20"/>
              </w:rPr>
              <w:t xml:space="preserve"> (DPO se disponibile" o Referente Tecnico)</w:t>
            </w:r>
          </w:p>
        </w:tc>
        <w:tc>
          <w:tcPr>
            <w:tcW w:w="3444" w:type="pct"/>
            <w:shd w:val="clear" w:color="auto" w:fill="auto"/>
            <w:vAlign w:val="center"/>
          </w:tcPr>
          <w:p w:rsidRPr="00DB3F2E" w:rsidR="00602738" w:rsidRDefault="00602738" w14:paraId="6F039B6A" w14:textId="77777777">
            <w:pPr>
              <w:spacing w:before="60" w:after="60"/>
              <w:rPr>
                <w:rFonts w:ascii="Arial" w:hAnsi="Arial" w:cs="Arial"/>
                <w:color w:val="000000"/>
                <w:sz w:val="20"/>
                <w:szCs w:val="20"/>
                <w:lang w:eastAsia="it-IT"/>
              </w:rPr>
              <w:pPrChange w:author="Pernaselci Alessandro" w:date="2025-04-23T11:07:00Z" w:id="12">
                <w:pPr>
                  <w:spacing w:before="120" w:after="120"/>
                </w:pPr>
              </w:pPrChange>
            </w:pPr>
          </w:p>
        </w:tc>
      </w:tr>
      <w:tr w:rsidR="00602738" w:rsidTr="009C4C39" w14:paraId="562BF568" w14:textId="77777777">
        <w:trPr>
          <w:trHeight w:val="300"/>
        </w:trPr>
        <w:tc>
          <w:tcPr>
            <w:tcW w:w="1556" w:type="pct"/>
            <w:shd w:val="clear" w:color="auto" w:fill="BFBFBF" w:themeFill="background1" w:themeFillShade="BF"/>
            <w:tcMar>
              <w:top w:w="0" w:type="dxa"/>
              <w:left w:w="70" w:type="dxa"/>
              <w:bottom w:w="0" w:type="dxa"/>
              <w:right w:w="70" w:type="dxa"/>
            </w:tcMar>
            <w:vAlign w:val="center"/>
          </w:tcPr>
          <w:p w:rsidRPr="00BA5E04" w:rsidR="00602738" w:rsidRDefault="00602738" w14:paraId="34C3D851" w14:textId="77777777">
            <w:pPr>
              <w:spacing w:before="60" w:after="60"/>
              <w:rPr>
                <w:rFonts w:ascii="Arial" w:hAnsi="Arial" w:cs="Arial"/>
                <w:b/>
                <w:sz w:val="20"/>
                <w:szCs w:val="20"/>
              </w:rPr>
              <w:pPrChange w:author="Pernaselci Alessandro" w:date="2025-04-23T11:07:00Z" w:id="13">
                <w:pPr>
                  <w:spacing w:before="120" w:after="120"/>
                </w:pPr>
              </w:pPrChange>
            </w:pPr>
            <w:r w:rsidRPr="00BA5E04">
              <w:rPr>
                <w:rFonts w:ascii="Arial" w:hAnsi="Arial" w:cs="Arial"/>
                <w:b/>
                <w:sz w:val="20"/>
                <w:szCs w:val="20"/>
              </w:rPr>
              <w:t>Nome Referente</w:t>
            </w:r>
          </w:p>
        </w:tc>
        <w:tc>
          <w:tcPr>
            <w:tcW w:w="3444" w:type="pct"/>
          </w:tcPr>
          <w:p w:rsidRPr="00DB3F2E" w:rsidR="00602738" w:rsidRDefault="00602738" w14:paraId="584E7D5B" w14:textId="77777777">
            <w:pPr>
              <w:spacing w:before="60" w:after="60"/>
              <w:rPr>
                <w:rFonts w:ascii="Arial" w:hAnsi="Arial" w:cs="Arial"/>
                <w:sz w:val="20"/>
                <w:szCs w:val="20"/>
              </w:rPr>
              <w:pPrChange w:author="Pernaselci Alessandro" w:date="2025-04-23T11:07:00Z" w:id="14">
                <w:pPr>
                  <w:spacing w:before="120" w:after="120"/>
                </w:pPr>
              </w:pPrChange>
            </w:pPr>
          </w:p>
        </w:tc>
      </w:tr>
      <w:tr w:rsidR="00602738" w:rsidTr="009C4C39" w14:paraId="3FEB4311" w14:textId="77777777">
        <w:trPr>
          <w:trHeight w:val="300"/>
        </w:trPr>
        <w:tc>
          <w:tcPr>
            <w:tcW w:w="1556" w:type="pct"/>
            <w:shd w:val="clear" w:color="auto" w:fill="BFBFBF" w:themeFill="background1" w:themeFillShade="BF"/>
            <w:tcMar>
              <w:top w:w="0" w:type="dxa"/>
              <w:left w:w="70" w:type="dxa"/>
              <w:bottom w:w="0" w:type="dxa"/>
              <w:right w:w="70" w:type="dxa"/>
            </w:tcMar>
            <w:vAlign w:val="center"/>
          </w:tcPr>
          <w:p w:rsidRPr="00BA5E04" w:rsidR="00602738" w:rsidRDefault="00602738" w14:paraId="6F727F74" w14:textId="77777777">
            <w:pPr>
              <w:spacing w:before="60" w:after="60"/>
              <w:rPr>
                <w:rFonts w:ascii="Arial" w:hAnsi="Arial" w:cs="Arial"/>
                <w:b/>
                <w:sz w:val="20"/>
                <w:szCs w:val="20"/>
              </w:rPr>
              <w:pPrChange w:author="Pernaselci Alessandro" w:date="2025-04-23T11:07:00Z" w:id="15">
                <w:pPr>
                  <w:spacing w:before="120" w:after="120"/>
                </w:pPr>
              </w:pPrChange>
            </w:pPr>
            <w:r w:rsidRPr="00BA5E04">
              <w:rPr>
                <w:rFonts w:ascii="Arial" w:hAnsi="Arial" w:cs="Arial"/>
                <w:b/>
                <w:sz w:val="20"/>
                <w:szCs w:val="20"/>
              </w:rPr>
              <w:t>Cognome Referente</w:t>
            </w:r>
          </w:p>
        </w:tc>
        <w:tc>
          <w:tcPr>
            <w:tcW w:w="3444" w:type="pct"/>
          </w:tcPr>
          <w:p w:rsidRPr="00DB3F2E" w:rsidR="00602738" w:rsidRDefault="00602738" w14:paraId="16907BD4" w14:textId="77777777">
            <w:pPr>
              <w:spacing w:before="60" w:after="60"/>
              <w:rPr>
                <w:rFonts w:ascii="Arial" w:hAnsi="Arial" w:cs="Arial"/>
                <w:sz w:val="20"/>
                <w:szCs w:val="20"/>
              </w:rPr>
              <w:pPrChange w:author="Pernaselci Alessandro" w:date="2025-04-23T11:07:00Z" w:id="16">
                <w:pPr>
                  <w:spacing w:before="120" w:after="120"/>
                </w:pPr>
              </w:pPrChange>
            </w:pPr>
          </w:p>
        </w:tc>
      </w:tr>
      <w:tr w:rsidR="00602738" w:rsidTr="009C4C39" w14:paraId="7F2CBBAD" w14:textId="77777777">
        <w:trPr>
          <w:trHeight w:val="300"/>
        </w:trPr>
        <w:tc>
          <w:tcPr>
            <w:tcW w:w="1556" w:type="pct"/>
            <w:shd w:val="clear" w:color="auto" w:fill="BFBFBF" w:themeFill="background1" w:themeFillShade="BF"/>
            <w:tcMar>
              <w:top w:w="0" w:type="dxa"/>
              <w:left w:w="70" w:type="dxa"/>
              <w:bottom w:w="0" w:type="dxa"/>
              <w:right w:w="70" w:type="dxa"/>
            </w:tcMar>
            <w:vAlign w:val="center"/>
          </w:tcPr>
          <w:p w:rsidRPr="00BA5E04" w:rsidR="00602738" w:rsidRDefault="00602738" w14:paraId="3F78AEDB" w14:textId="693E7A05">
            <w:pPr>
              <w:spacing w:before="60" w:after="60"/>
              <w:rPr>
                <w:rFonts w:ascii="Arial" w:hAnsi="Arial" w:cs="Arial"/>
                <w:b/>
                <w:sz w:val="20"/>
                <w:szCs w:val="20"/>
              </w:rPr>
              <w:pPrChange w:author="Pernaselci Alessandro" w:date="2025-04-23T11:07:00Z" w:id="17">
                <w:pPr>
                  <w:spacing w:before="120" w:after="120"/>
                </w:pPr>
              </w:pPrChange>
            </w:pPr>
            <w:r w:rsidRPr="00BA5E04">
              <w:rPr>
                <w:rFonts w:ascii="Arial" w:hAnsi="Arial" w:cs="Arial"/>
                <w:b/>
                <w:sz w:val="20"/>
                <w:szCs w:val="20"/>
              </w:rPr>
              <w:t>E</w:t>
            </w:r>
            <w:r w:rsidR="00CA7C4D">
              <w:rPr>
                <w:rFonts w:ascii="Arial" w:hAnsi="Arial" w:cs="Arial"/>
                <w:b/>
                <w:sz w:val="20"/>
                <w:szCs w:val="20"/>
              </w:rPr>
              <w:t>-</w:t>
            </w:r>
            <w:r w:rsidRPr="00BA5E04">
              <w:rPr>
                <w:rFonts w:ascii="Arial" w:hAnsi="Arial" w:cs="Arial"/>
                <w:b/>
                <w:sz w:val="20"/>
                <w:szCs w:val="20"/>
              </w:rPr>
              <w:t>mail</w:t>
            </w:r>
          </w:p>
        </w:tc>
        <w:tc>
          <w:tcPr>
            <w:tcW w:w="3444" w:type="pct"/>
          </w:tcPr>
          <w:p w:rsidRPr="00DB3F2E" w:rsidR="00602738" w:rsidRDefault="00602738" w14:paraId="13D8CC92" w14:textId="77777777">
            <w:pPr>
              <w:spacing w:before="60" w:after="60"/>
              <w:rPr>
                <w:rFonts w:ascii="Arial" w:hAnsi="Arial" w:cs="Arial"/>
                <w:sz w:val="20"/>
                <w:szCs w:val="20"/>
              </w:rPr>
              <w:pPrChange w:author="Pernaselci Alessandro" w:date="2025-04-23T11:07:00Z" w:id="18">
                <w:pPr>
                  <w:spacing w:before="120" w:after="120"/>
                </w:pPr>
              </w:pPrChange>
            </w:pPr>
          </w:p>
        </w:tc>
      </w:tr>
      <w:tr w:rsidR="00602738" w:rsidTr="009C4C39" w14:paraId="542D5C56" w14:textId="77777777">
        <w:trPr>
          <w:trHeight w:val="300"/>
        </w:trPr>
        <w:tc>
          <w:tcPr>
            <w:tcW w:w="1556" w:type="pct"/>
            <w:shd w:val="clear" w:color="auto" w:fill="BFBFBF" w:themeFill="background1" w:themeFillShade="BF"/>
            <w:tcMar>
              <w:top w:w="0" w:type="dxa"/>
              <w:left w:w="70" w:type="dxa"/>
              <w:bottom w:w="0" w:type="dxa"/>
              <w:right w:w="70" w:type="dxa"/>
            </w:tcMar>
            <w:vAlign w:val="center"/>
          </w:tcPr>
          <w:p w:rsidRPr="00BA5E04" w:rsidR="00602738" w:rsidRDefault="00602738" w14:paraId="7228D65A" w14:textId="77777777">
            <w:pPr>
              <w:spacing w:before="60" w:after="60"/>
              <w:rPr>
                <w:rFonts w:ascii="Arial" w:hAnsi="Arial" w:cs="Arial"/>
                <w:b/>
                <w:sz w:val="20"/>
                <w:szCs w:val="20"/>
              </w:rPr>
              <w:pPrChange w:author="Pernaselci Alessandro" w:date="2025-04-23T11:07:00Z" w:id="19">
                <w:pPr>
                  <w:spacing w:before="120" w:after="120"/>
                </w:pPr>
              </w:pPrChange>
            </w:pPr>
            <w:r w:rsidRPr="00BA5E04">
              <w:rPr>
                <w:rFonts w:ascii="Arial" w:hAnsi="Arial" w:cs="Arial"/>
                <w:b/>
                <w:sz w:val="20"/>
                <w:szCs w:val="20"/>
              </w:rPr>
              <w:t>Cellulare</w:t>
            </w:r>
          </w:p>
        </w:tc>
        <w:tc>
          <w:tcPr>
            <w:tcW w:w="3444" w:type="pct"/>
          </w:tcPr>
          <w:p w:rsidRPr="00DB3F2E" w:rsidR="00602738" w:rsidRDefault="00602738" w14:paraId="23B43A4D" w14:textId="77777777">
            <w:pPr>
              <w:spacing w:before="60" w:after="60"/>
              <w:rPr>
                <w:rFonts w:ascii="Arial" w:hAnsi="Arial" w:cs="Arial"/>
                <w:sz w:val="20"/>
                <w:szCs w:val="20"/>
              </w:rPr>
              <w:pPrChange w:author="Pernaselci Alessandro" w:date="2025-04-23T11:07:00Z" w:id="20">
                <w:pPr>
                  <w:spacing w:before="120" w:after="120"/>
                </w:pPr>
              </w:pPrChange>
            </w:pPr>
          </w:p>
        </w:tc>
      </w:tr>
      <w:tr w:rsidR="00602738" w:rsidTr="009C4C39" w14:paraId="783083CB" w14:textId="77777777">
        <w:trPr>
          <w:trHeight w:val="300"/>
        </w:trPr>
        <w:tc>
          <w:tcPr>
            <w:tcW w:w="1556" w:type="pct"/>
            <w:shd w:val="clear" w:color="auto" w:fill="BFBFBF" w:themeFill="background1" w:themeFillShade="BF"/>
            <w:tcMar>
              <w:top w:w="0" w:type="dxa"/>
              <w:left w:w="70" w:type="dxa"/>
              <w:bottom w:w="0" w:type="dxa"/>
              <w:right w:w="70" w:type="dxa"/>
            </w:tcMar>
            <w:vAlign w:val="bottom"/>
            <w:hideMark/>
          </w:tcPr>
          <w:p w:rsidRPr="00BA5E04" w:rsidR="00602738" w:rsidRDefault="00602738" w14:paraId="6B3C2A34" w14:textId="77777777">
            <w:pPr>
              <w:spacing w:before="60" w:after="60"/>
              <w:rPr>
                <w:rFonts w:ascii="Arial" w:hAnsi="Arial" w:cs="Arial"/>
                <w:b/>
                <w:sz w:val="20"/>
                <w:szCs w:val="20"/>
              </w:rPr>
              <w:pPrChange w:author="Pernaselci Alessandro" w:date="2025-04-23T11:07:00Z" w:id="21">
                <w:pPr>
                  <w:spacing w:before="120" w:after="120"/>
                </w:pPr>
              </w:pPrChange>
            </w:pPr>
            <w:r w:rsidRPr="00BA5E04">
              <w:rPr>
                <w:rFonts w:ascii="Arial" w:hAnsi="Arial" w:cs="Arial"/>
                <w:b/>
                <w:sz w:val="20"/>
                <w:szCs w:val="20"/>
              </w:rPr>
              <w:t>Telefono</w:t>
            </w:r>
          </w:p>
        </w:tc>
        <w:tc>
          <w:tcPr>
            <w:tcW w:w="3444" w:type="pct"/>
          </w:tcPr>
          <w:p w:rsidRPr="00DB3F2E" w:rsidR="00602738" w:rsidRDefault="00602738" w14:paraId="7E2BFA5B" w14:textId="77777777">
            <w:pPr>
              <w:spacing w:before="60" w:after="60"/>
              <w:rPr>
                <w:rFonts w:ascii="Arial" w:hAnsi="Arial" w:cs="Arial"/>
                <w:sz w:val="20"/>
                <w:szCs w:val="20"/>
              </w:rPr>
              <w:pPrChange w:author="Pernaselci Alessandro" w:date="2025-04-23T11:07:00Z" w:id="22">
                <w:pPr>
                  <w:spacing w:before="120" w:after="120"/>
                </w:pPr>
              </w:pPrChange>
            </w:pPr>
          </w:p>
        </w:tc>
      </w:tr>
    </w:tbl>
    <w:p w:rsidR="00C83090" w:rsidRDefault="00C83090" w14:paraId="4FA3669F" w14:textId="77777777">
      <w:pPr>
        <w:pStyle w:val="Corpotesto"/>
        <w:rPr>
          <w:lang w:eastAsia="zh-CN"/>
        </w:rPr>
        <w:pPrChange w:author="Pernaselci Alessandro" w:date="2025-04-23T10:11:00Z" w:id="23">
          <w:pPr/>
        </w:pPrChange>
      </w:pPr>
    </w:p>
    <w:p w:rsidRPr="00CB2246" w:rsidR="00863D9C" w:rsidP="00863D9C" w:rsidRDefault="00863D9C" w14:paraId="2B1CABD7" w14:textId="2128C4C6">
      <w:pPr>
        <w:pStyle w:val="Corpotesto"/>
        <w:rPr>
          <w:rFonts w:cs="Arial"/>
          <w:b/>
          <w:szCs w:val="24"/>
          <w:lang w:eastAsia="en-US"/>
        </w:rPr>
      </w:pPr>
      <w:r w:rsidRPr="00CB2246">
        <w:rPr>
          <w:rFonts w:cs="Arial"/>
          <w:b/>
          <w:szCs w:val="24"/>
          <w:lang w:eastAsia="en-US"/>
        </w:rPr>
        <w:t xml:space="preserve">Anagrafica Fornitore </w:t>
      </w:r>
      <w:r w:rsidRPr="00CB2246">
        <w:rPr>
          <w:rFonts w:cs="Arial"/>
          <w:b/>
          <w:szCs w:val="24"/>
          <w:highlight w:val="yellow"/>
          <w:lang w:eastAsia="en-US"/>
        </w:rPr>
        <w:t xml:space="preserve">(Per </w:t>
      </w:r>
      <w:r w:rsidRPr="00CB2246" w:rsidR="00BE33D4">
        <w:rPr>
          <w:rFonts w:cs="Arial"/>
          <w:b/>
          <w:szCs w:val="24"/>
          <w:highlight w:val="yellow"/>
          <w:lang w:eastAsia="en-US"/>
        </w:rPr>
        <w:t>tutti i</w:t>
      </w:r>
      <w:r w:rsidRPr="00CB2246">
        <w:rPr>
          <w:rFonts w:cs="Arial"/>
          <w:b/>
          <w:szCs w:val="24"/>
          <w:highlight w:val="yellow"/>
          <w:lang w:eastAsia="en-US"/>
        </w:rPr>
        <w:t xml:space="preserve"> fornitor</w:t>
      </w:r>
      <w:r w:rsidRPr="00CB2246" w:rsidR="00BE33D4">
        <w:rPr>
          <w:rFonts w:cs="Arial"/>
          <w:b/>
          <w:szCs w:val="24"/>
          <w:highlight w:val="yellow"/>
          <w:lang w:eastAsia="en-US"/>
        </w:rPr>
        <w:t>i della catena coinvolti nell’erogazione del servizio)</w:t>
      </w:r>
    </w:p>
    <w:tbl>
      <w:tblPr>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Change w:author="Pernaselci Alessandro" w:date="2025-04-23T10:12:00Z" w:id="24">
          <w:tblPr>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
        </w:tblPrChange>
      </w:tblPr>
      <w:tblGrid>
        <w:gridCol w:w="3251"/>
        <w:gridCol w:w="7195"/>
        <w:tblGridChange w:id="25">
          <w:tblGrid>
            <w:gridCol w:w="2685"/>
            <w:gridCol w:w="566"/>
            <w:gridCol w:w="7195"/>
          </w:tblGrid>
        </w:tblGridChange>
      </w:tblGrid>
      <w:tr w:rsidR="00863D9C" w:rsidTr="009C4C39" w14:paraId="6B9EB9D8" w14:textId="77777777">
        <w:trPr>
          <w:trHeight w:val="300"/>
          <w:trPrChange w:author="Pernaselci Alessandro" w:date="2025-04-23T10:12:00Z" w:id="26">
            <w:trPr>
              <w:trHeight w:val="300"/>
            </w:trPr>
          </w:trPrChange>
        </w:trPr>
        <w:tc>
          <w:tcPr>
            <w:tcW w:w="1556" w:type="pct"/>
            <w:shd w:val="clear" w:color="auto" w:fill="BFBFBF" w:themeFill="background1" w:themeFillShade="BF"/>
            <w:tcMar>
              <w:top w:w="0" w:type="dxa"/>
              <w:left w:w="70" w:type="dxa"/>
              <w:bottom w:w="0" w:type="dxa"/>
              <w:right w:w="70" w:type="dxa"/>
            </w:tcMar>
            <w:vAlign w:val="center"/>
            <w:tcPrChange w:author="Pernaselci Alessandro" w:date="2025-04-23T10:12:00Z" w:id="27">
              <w:tcPr>
                <w:tcW w:w="1285" w:type="pct"/>
                <w:shd w:val="clear" w:color="auto" w:fill="BFBFBF" w:themeFill="background1" w:themeFillShade="BF"/>
                <w:tcMar>
                  <w:top w:w="0" w:type="dxa"/>
                  <w:left w:w="70" w:type="dxa"/>
                  <w:bottom w:w="0" w:type="dxa"/>
                  <w:right w:w="70" w:type="dxa"/>
                </w:tcMar>
                <w:vAlign w:val="center"/>
              </w:tcPr>
            </w:tcPrChange>
          </w:tcPr>
          <w:p w:rsidRPr="00BA5E04" w:rsidR="00863D9C" w:rsidRDefault="00863D9C" w14:paraId="05F92ACE" w14:textId="77777777">
            <w:pPr>
              <w:spacing w:before="60" w:after="60"/>
              <w:rPr>
                <w:rFonts w:ascii="Arial" w:hAnsi="Arial" w:cs="Arial"/>
                <w:b/>
                <w:sz w:val="20"/>
                <w:szCs w:val="20"/>
              </w:rPr>
              <w:pPrChange w:author="Pernaselci Alessandro" w:date="2025-04-23T11:07:00Z" w:id="28">
                <w:pPr/>
              </w:pPrChange>
            </w:pPr>
            <w:r w:rsidRPr="00BA5E04">
              <w:rPr>
                <w:rFonts w:ascii="Arial" w:hAnsi="Arial" w:cs="Arial"/>
                <w:b/>
                <w:sz w:val="20"/>
                <w:szCs w:val="20"/>
              </w:rPr>
              <w:t>Ragione Sociale</w:t>
            </w:r>
          </w:p>
        </w:tc>
        <w:tc>
          <w:tcPr>
            <w:tcW w:w="3444" w:type="pct"/>
            <w:tcPrChange w:author="Pernaselci Alessandro" w:date="2025-04-23T10:12:00Z" w:id="29">
              <w:tcPr>
                <w:tcW w:w="3715" w:type="pct"/>
                <w:gridSpan w:val="2"/>
              </w:tcPr>
            </w:tcPrChange>
          </w:tcPr>
          <w:p w:rsidRPr="00BA5E04" w:rsidR="00863D9C" w:rsidRDefault="00863D9C" w14:paraId="42EBD031" w14:textId="77777777">
            <w:pPr>
              <w:spacing w:before="60" w:after="60"/>
              <w:rPr>
                <w:rFonts w:ascii="Arial" w:hAnsi="Arial" w:cs="Arial"/>
                <w:sz w:val="20"/>
                <w:szCs w:val="20"/>
              </w:rPr>
              <w:pPrChange w:author="Pernaselci Alessandro" w:date="2025-04-23T11:07:00Z" w:id="30">
                <w:pPr/>
              </w:pPrChange>
            </w:pPr>
          </w:p>
        </w:tc>
      </w:tr>
      <w:tr w:rsidR="00863D9C" w:rsidTr="009C4C39" w14:paraId="6AC04E74" w14:textId="77777777">
        <w:trPr>
          <w:trHeight w:val="300"/>
          <w:trPrChange w:author="Pernaselci Alessandro" w:date="2025-04-23T10:12:00Z" w:id="31">
            <w:trPr>
              <w:trHeight w:val="300"/>
            </w:trPr>
          </w:trPrChange>
        </w:trPr>
        <w:tc>
          <w:tcPr>
            <w:tcW w:w="1556" w:type="pct"/>
            <w:shd w:val="clear" w:color="auto" w:fill="BFBFBF" w:themeFill="background1" w:themeFillShade="BF"/>
            <w:tcMar>
              <w:top w:w="0" w:type="dxa"/>
              <w:left w:w="70" w:type="dxa"/>
              <w:bottom w:w="0" w:type="dxa"/>
              <w:right w:w="70" w:type="dxa"/>
            </w:tcMar>
            <w:vAlign w:val="center"/>
            <w:tcPrChange w:author="Pernaselci Alessandro" w:date="2025-04-23T10:12:00Z" w:id="32">
              <w:tcPr>
                <w:tcW w:w="1285" w:type="pct"/>
                <w:shd w:val="clear" w:color="auto" w:fill="BFBFBF" w:themeFill="background1" w:themeFillShade="BF"/>
                <w:tcMar>
                  <w:top w:w="0" w:type="dxa"/>
                  <w:left w:w="70" w:type="dxa"/>
                  <w:bottom w:w="0" w:type="dxa"/>
                  <w:right w:w="70" w:type="dxa"/>
                </w:tcMar>
                <w:vAlign w:val="center"/>
              </w:tcPr>
            </w:tcPrChange>
          </w:tcPr>
          <w:p w:rsidRPr="00BA5E04" w:rsidR="00863D9C" w:rsidRDefault="00863D9C" w14:paraId="434C8FB3" w14:textId="77777777">
            <w:pPr>
              <w:spacing w:before="60" w:after="60"/>
              <w:rPr>
                <w:rFonts w:ascii="Arial" w:hAnsi="Arial" w:cs="Arial"/>
                <w:b/>
                <w:sz w:val="20"/>
                <w:szCs w:val="20"/>
              </w:rPr>
              <w:pPrChange w:author="Pernaselci Alessandro" w:date="2025-04-23T11:07:00Z" w:id="33">
                <w:pPr/>
              </w:pPrChange>
            </w:pPr>
            <w:r w:rsidRPr="00BA5E04">
              <w:rPr>
                <w:rFonts w:ascii="Arial" w:hAnsi="Arial" w:cs="Arial"/>
                <w:b/>
                <w:sz w:val="20"/>
                <w:szCs w:val="20"/>
              </w:rPr>
              <w:t>Codice Fiscale /Partita IVA</w:t>
            </w:r>
          </w:p>
        </w:tc>
        <w:tc>
          <w:tcPr>
            <w:tcW w:w="3444" w:type="pct"/>
            <w:tcPrChange w:author="Pernaselci Alessandro" w:date="2025-04-23T10:12:00Z" w:id="34">
              <w:tcPr>
                <w:tcW w:w="3715" w:type="pct"/>
                <w:gridSpan w:val="2"/>
              </w:tcPr>
            </w:tcPrChange>
          </w:tcPr>
          <w:p w:rsidRPr="00BA5E04" w:rsidR="00863D9C" w:rsidRDefault="00863D9C" w14:paraId="6B31A628" w14:textId="77777777">
            <w:pPr>
              <w:spacing w:before="60" w:after="60"/>
              <w:rPr>
                <w:rFonts w:ascii="Arial" w:hAnsi="Arial" w:cs="Arial"/>
                <w:sz w:val="20"/>
                <w:szCs w:val="20"/>
              </w:rPr>
              <w:pPrChange w:author="Pernaselci Alessandro" w:date="2025-04-23T11:07:00Z" w:id="35">
                <w:pPr/>
              </w:pPrChange>
            </w:pPr>
          </w:p>
        </w:tc>
      </w:tr>
      <w:tr w:rsidR="00863D9C" w:rsidTr="009C4C39" w14:paraId="5F3DA3DE" w14:textId="77777777">
        <w:trPr>
          <w:trHeight w:val="300"/>
          <w:trPrChange w:author="Pernaselci Alessandro" w:date="2025-04-23T10:12:00Z" w:id="36">
            <w:trPr>
              <w:trHeight w:val="300"/>
            </w:trPr>
          </w:trPrChange>
        </w:trPr>
        <w:tc>
          <w:tcPr>
            <w:tcW w:w="1556" w:type="pct"/>
            <w:shd w:val="clear" w:color="auto" w:fill="BFBFBF" w:themeFill="background1" w:themeFillShade="BF"/>
            <w:tcMar>
              <w:top w:w="0" w:type="dxa"/>
              <w:left w:w="70" w:type="dxa"/>
              <w:bottom w:w="0" w:type="dxa"/>
              <w:right w:w="70" w:type="dxa"/>
            </w:tcMar>
            <w:vAlign w:val="center"/>
            <w:tcPrChange w:author="Pernaselci Alessandro" w:date="2025-04-23T10:12:00Z" w:id="37">
              <w:tcPr>
                <w:tcW w:w="1285" w:type="pct"/>
                <w:shd w:val="clear" w:color="auto" w:fill="BFBFBF" w:themeFill="background1" w:themeFillShade="BF"/>
                <w:tcMar>
                  <w:top w:w="0" w:type="dxa"/>
                  <w:left w:w="70" w:type="dxa"/>
                  <w:bottom w:w="0" w:type="dxa"/>
                  <w:right w:w="70" w:type="dxa"/>
                </w:tcMar>
                <w:vAlign w:val="center"/>
              </w:tcPr>
            </w:tcPrChange>
          </w:tcPr>
          <w:p w:rsidRPr="00BA5E04" w:rsidR="00863D9C" w:rsidRDefault="00863D9C" w14:paraId="6E8EB724" w14:textId="77777777">
            <w:pPr>
              <w:spacing w:before="60" w:after="60"/>
              <w:rPr>
                <w:rFonts w:ascii="Arial" w:hAnsi="Arial" w:cs="Arial"/>
                <w:b/>
                <w:sz w:val="20"/>
                <w:szCs w:val="20"/>
              </w:rPr>
              <w:pPrChange w:author="Pernaselci Alessandro" w:date="2025-04-23T11:07:00Z" w:id="38">
                <w:pPr/>
              </w:pPrChange>
            </w:pPr>
            <w:r>
              <w:rPr>
                <w:rFonts w:ascii="Arial" w:hAnsi="Arial" w:cs="Arial"/>
                <w:b/>
                <w:sz w:val="20"/>
                <w:szCs w:val="20"/>
              </w:rPr>
              <w:t>Trattamenti svolti in Italia?</w:t>
            </w:r>
          </w:p>
        </w:tc>
        <w:tc>
          <w:tcPr>
            <w:tcW w:w="3444" w:type="pct"/>
            <w:tcPrChange w:author="Pernaselci Alessandro" w:date="2025-04-23T10:12:00Z" w:id="39">
              <w:tcPr>
                <w:tcW w:w="3715" w:type="pct"/>
                <w:gridSpan w:val="2"/>
              </w:tcPr>
            </w:tcPrChange>
          </w:tcPr>
          <w:p w:rsidRPr="00BA5E04" w:rsidR="00863D9C" w:rsidRDefault="00863D9C" w14:paraId="7414DBB5" w14:textId="3110AC8A">
            <w:pPr>
              <w:spacing w:before="60" w:after="60"/>
              <w:jc w:val="center"/>
              <w:rPr>
                <w:rFonts w:ascii="Arial" w:hAnsi="Arial" w:cs="Arial"/>
                <w:sz w:val="20"/>
                <w:szCs w:val="20"/>
              </w:rPr>
              <w:pPrChange w:author="Pernaselci Alessandro" w:date="2025-04-23T11:08:00Z" w:id="40">
                <w:pPr/>
              </w:pPrChange>
            </w:pPr>
            <w:r>
              <w:rPr>
                <w:rFonts w:ascii="Arial" w:hAnsi="Arial" w:cs="Arial"/>
                <w:sz w:val="20"/>
                <w:szCs w:val="20"/>
              </w:rPr>
              <w:t>Se NO</w:t>
            </w:r>
            <w:ins w:author="Pernaselci Alessandro" w:date="2025-04-23T11:08:00Z" w:id="41">
              <w:r w:rsidR="00427653">
                <w:rPr>
                  <w:rFonts w:ascii="Arial" w:hAnsi="Arial" w:cs="Arial"/>
                  <w:sz w:val="20"/>
                  <w:szCs w:val="20"/>
                </w:rPr>
                <w:t>,</w:t>
              </w:r>
            </w:ins>
            <w:r>
              <w:rPr>
                <w:rFonts w:ascii="Arial" w:hAnsi="Arial" w:cs="Arial"/>
                <w:sz w:val="20"/>
                <w:szCs w:val="20"/>
              </w:rPr>
              <w:t xml:space="preserve"> compilare la tabella specifica nel seguito</w:t>
            </w:r>
          </w:p>
        </w:tc>
      </w:tr>
    </w:tbl>
    <w:p w:rsidR="00863D9C" w:rsidP="00863D9C" w:rsidRDefault="00863D9C" w14:paraId="5AC451E4" w14:textId="77777777">
      <w:pPr>
        <w:pStyle w:val="Corpotesto"/>
        <w:rPr>
          <w:lang w:eastAsia="zh-CN"/>
        </w:rPr>
      </w:pPr>
    </w:p>
    <w:p w:rsidR="00C83090" w:rsidP="00863D9C" w:rsidRDefault="00C83090" w14:paraId="55E669A6" w14:textId="77777777">
      <w:pPr>
        <w:pStyle w:val="Corpotesto"/>
        <w:rPr>
          <w:lang w:eastAsia="zh-CN"/>
        </w:rPr>
      </w:pPr>
    </w:p>
    <w:p w:rsidR="00863D9C" w:rsidP="00863D9C" w:rsidRDefault="00863D9C" w14:paraId="3886744A" w14:textId="273EB50A">
      <w:pPr>
        <w:jc w:val="center"/>
        <w:rPr>
          <w:rFonts w:ascii="Arial" w:hAnsi="Arial" w:cs="Arial"/>
          <w:b/>
          <w:bCs/>
        </w:rPr>
      </w:pPr>
      <w:r>
        <w:rPr>
          <w:rFonts w:ascii="Arial" w:hAnsi="Arial" w:cs="Arial"/>
          <w:b/>
          <w:bCs/>
        </w:rPr>
        <w:t>Tabella</w:t>
      </w:r>
      <w:r w:rsidRPr="009B498E">
        <w:rPr>
          <w:rFonts w:ascii="Arial" w:hAnsi="Arial" w:cs="Arial"/>
          <w:b/>
          <w:bCs/>
        </w:rPr>
        <w:t xml:space="preserve"> per il trasferimento dei dati personali all’estero</w:t>
      </w:r>
      <w:r>
        <w:rPr>
          <w:rFonts w:ascii="Arial" w:hAnsi="Arial" w:cs="Arial"/>
          <w:b/>
          <w:bCs/>
        </w:rPr>
        <w:t xml:space="preserve"> fuori dall’Italia </w:t>
      </w:r>
      <w:r w:rsidRPr="008A5FB3">
        <w:rPr>
          <w:rFonts w:ascii="Arial" w:hAnsi="Arial" w:cs="Arial"/>
          <w:b/>
          <w:bCs/>
          <w:highlight w:val="yellow"/>
        </w:rPr>
        <w:t>(</w:t>
      </w:r>
      <w:r>
        <w:rPr>
          <w:rFonts w:ascii="Arial" w:hAnsi="Arial" w:cs="Arial"/>
          <w:b/>
          <w:bCs/>
          <w:highlight w:val="yellow"/>
        </w:rPr>
        <w:t xml:space="preserve">da </w:t>
      </w:r>
      <w:r w:rsidRPr="008A5FB3">
        <w:rPr>
          <w:rFonts w:ascii="Arial" w:hAnsi="Arial" w:cs="Arial"/>
          <w:b/>
          <w:bCs/>
          <w:highlight w:val="yellow"/>
        </w:rPr>
        <w:t xml:space="preserve">rimuovere </w:t>
      </w:r>
      <w:r>
        <w:rPr>
          <w:rFonts w:ascii="Arial" w:hAnsi="Arial" w:cs="Arial"/>
          <w:b/>
          <w:bCs/>
          <w:highlight w:val="yellow"/>
        </w:rPr>
        <w:t xml:space="preserve">tutta la sezione </w:t>
      </w:r>
      <w:r w:rsidRPr="008A5FB3">
        <w:rPr>
          <w:rFonts w:ascii="Arial" w:hAnsi="Arial" w:cs="Arial"/>
          <w:b/>
          <w:bCs/>
          <w:highlight w:val="yellow"/>
        </w:rPr>
        <w:t>se i dati sono trattati in Italia)</w:t>
      </w:r>
    </w:p>
    <w:p w:rsidR="00863D9C" w:rsidP="00863D9C" w:rsidRDefault="00863D9C" w14:paraId="19281A45" w14:textId="2ADA13CE">
      <w:pPr>
        <w:jc w:val="center"/>
        <w:rPr>
          <w:rFonts w:cs="Arial"/>
          <w:sz w:val="22"/>
        </w:rPr>
      </w:pPr>
    </w:p>
    <w:p w:rsidRPr="00B977B2" w:rsidR="00863D9C" w:rsidP="009D0F8C" w:rsidRDefault="00863D9C" w14:paraId="3284854F" w14:textId="2A549249">
      <w:pPr>
        <w:pBdr>
          <w:top w:val="single" w:color="auto" w:sz="4" w:space="0"/>
          <w:left w:val="single" w:color="auto" w:sz="4" w:space="0"/>
          <w:bottom w:val="single" w:color="auto" w:sz="4" w:space="1"/>
          <w:right w:val="single" w:color="auto" w:sz="4" w:space="4"/>
        </w:pBdr>
        <w:ind w:right="118"/>
        <w:jc w:val="center"/>
        <w:rPr>
          <w:rFonts w:ascii="Arial" w:hAnsi="Arial" w:cs="Arial"/>
          <w:b/>
          <w:bCs/>
          <w:sz w:val="20"/>
          <w:szCs w:val="20"/>
        </w:rPr>
      </w:pPr>
      <w:r w:rsidRPr="008924DF">
        <w:rPr>
          <w:rFonts w:ascii="Arial" w:hAnsi="Arial" w:cs="Arial"/>
          <w:b/>
          <w:bCs/>
          <w:i/>
          <w:sz w:val="20"/>
          <w:szCs w:val="20"/>
        </w:rPr>
        <w:t xml:space="preserve">NB: </w:t>
      </w:r>
      <w:r>
        <w:rPr>
          <w:rFonts w:ascii="Arial" w:hAnsi="Arial" w:cs="Arial"/>
          <w:b/>
          <w:bCs/>
          <w:i/>
          <w:sz w:val="20"/>
          <w:szCs w:val="20"/>
        </w:rPr>
        <w:t xml:space="preserve">Tabella </w:t>
      </w:r>
      <w:r w:rsidRPr="008924DF">
        <w:rPr>
          <w:rFonts w:ascii="Arial" w:hAnsi="Arial" w:cs="Arial"/>
          <w:b/>
          <w:bCs/>
          <w:i/>
          <w:sz w:val="20"/>
          <w:szCs w:val="20"/>
        </w:rPr>
        <w:t>da compilare a cura del fornitore/appaltatore</w:t>
      </w:r>
      <w:r w:rsidR="0077561E">
        <w:rPr>
          <w:rFonts w:ascii="Arial" w:hAnsi="Arial" w:cs="Arial"/>
          <w:b/>
          <w:bCs/>
          <w:i/>
          <w:sz w:val="20"/>
          <w:szCs w:val="20"/>
        </w:rPr>
        <w:t xml:space="preserve"> che svolge trattamento</w:t>
      </w:r>
      <w:r w:rsidRPr="008924DF">
        <w:rPr>
          <w:rFonts w:ascii="Arial" w:hAnsi="Arial" w:cs="Arial"/>
          <w:b/>
          <w:bCs/>
          <w:i/>
          <w:sz w:val="20"/>
          <w:szCs w:val="20"/>
        </w:rPr>
        <w:t xml:space="preserve"> in caso di contratto/</w:t>
      </w:r>
      <w:proofErr w:type="spellStart"/>
      <w:r w:rsidRPr="008924DF">
        <w:rPr>
          <w:rFonts w:ascii="Arial" w:hAnsi="Arial" w:cs="Arial"/>
          <w:b/>
          <w:bCs/>
          <w:i/>
          <w:sz w:val="20"/>
          <w:szCs w:val="20"/>
        </w:rPr>
        <w:t>RdA</w:t>
      </w:r>
      <w:proofErr w:type="spellEnd"/>
      <w:r w:rsidRPr="008924DF">
        <w:rPr>
          <w:rFonts w:ascii="Arial" w:hAnsi="Arial" w:cs="Arial"/>
          <w:b/>
          <w:bCs/>
          <w:i/>
          <w:sz w:val="20"/>
          <w:szCs w:val="20"/>
        </w:rPr>
        <w:t xml:space="preserve"> relativo a servizi che prevedono il trasferimento di dati personali all’estero</w:t>
      </w:r>
    </w:p>
    <w:p w:rsidRPr="001D46B4" w:rsidR="00863D9C" w:rsidP="001D46B4" w:rsidRDefault="00863D9C" w14:paraId="20FB030A" w14:textId="77777777">
      <w:pPr>
        <w:pStyle w:val="Corpotesto"/>
        <w:rPr>
          <w:lang w:eastAsia="zh-CN"/>
        </w:rPr>
      </w:pPr>
    </w:p>
    <w:tbl>
      <w:tblPr>
        <w:tblW w:w="10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85"/>
      </w:tblGrid>
      <w:tr w:rsidRPr="00676894" w:rsidR="00863D9C" w:rsidTr="009E036E" w14:paraId="0081EA0B" w14:textId="77777777">
        <w:tc>
          <w:tcPr>
            <w:tcW w:w="10485" w:type="dxa"/>
            <w:shd w:val="clear" w:color="auto" w:fill="4472C4"/>
          </w:tcPr>
          <w:p w:rsidRPr="00C57769" w:rsidR="00863D9C" w:rsidP="00361790" w:rsidRDefault="00863D9C" w14:paraId="58B05A38" w14:textId="77777777">
            <w:pPr>
              <w:tabs>
                <w:tab w:val="left" w:pos="2376"/>
              </w:tabs>
              <w:spacing w:before="60" w:after="60"/>
              <w:rPr>
                <w:rFonts w:ascii="Arial" w:hAnsi="Arial" w:cs="Arial"/>
                <w:b/>
                <w:color w:val="FFFFFF"/>
                <w:sz w:val="20"/>
                <w:szCs w:val="20"/>
              </w:rPr>
            </w:pPr>
            <w:r w:rsidRPr="00C57769">
              <w:rPr>
                <w:rFonts w:ascii="Arial" w:hAnsi="Arial" w:cs="Arial"/>
                <w:b/>
                <w:color w:val="FFFFFF"/>
                <w:sz w:val="20"/>
                <w:szCs w:val="20"/>
              </w:rPr>
              <w:t>Premessa</w:t>
            </w:r>
          </w:p>
        </w:tc>
      </w:tr>
      <w:tr w:rsidRPr="00676894" w:rsidR="00863D9C" w:rsidTr="009E036E" w14:paraId="78A6FF64" w14:textId="77777777">
        <w:tc>
          <w:tcPr>
            <w:tcW w:w="10485" w:type="dxa"/>
            <w:shd w:val="clear" w:color="auto" w:fill="auto"/>
          </w:tcPr>
          <w:p w:rsidRPr="00A7024A" w:rsidR="00863D9C" w:rsidP="00361790" w:rsidRDefault="00863D9C" w14:paraId="12FC575B" w14:textId="77777777">
            <w:pPr>
              <w:tabs>
                <w:tab w:val="left" w:pos="2376"/>
              </w:tabs>
              <w:spacing w:before="60" w:after="60"/>
              <w:jc w:val="both"/>
              <w:rPr>
                <w:rFonts w:ascii="Arial" w:hAnsi="Arial" w:cs="Arial"/>
                <w:b/>
                <w:i/>
                <w:iCs/>
                <w:sz w:val="20"/>
                <w:szCs w:val="20"/>
                <w:u w:val="single"/>
              </w:rPr>
            </w:pPr>
            <w:r w:rsidRPr="00A7024A">
              <w:rPr>
                <w:rFonts w:ascii="Arial" w:hAnsi="Arial" w:cs="Arial"/>
                <w:b/>
                <w:i/>
                <w:iCs/>
                <w:sz w:val="20"/>
                <w:szCs w:val="20"/>
                <w:u w:val="single"/>
              </w:rPr>
              <w:t xml:space="preserve">Per “trasferimento” si intende qualsiasi trattamento di dati personali eseguito in uno Stato estero, anche se non comporta la dislocazione fisica di dati o di file. Pertanto, sono considerati trasferimenti ad esempio anche l’accesso ai dati per l’attività di manutenzione di sistemi eseguita da remoto da Stati esteri o l’attività di call center eseguita da Stati esteri. </w:t>
            </w:r>
          </w:p>
          <w:p w:rsidRPr="00C57769" w:rsidR="00863D9C" w:rsidP="00361790" w:rsidRDefault="00863D9C" w14:paraId="75AFE9BD" w14:textId="77777777">
            <w:pPr>
              <w:tabs>
                <w:tab w:val="left" w:pos="2376"/>
              </w:tabs>
              <w:spacing w:before="60" w:after="60"/>
              <w:jc w:val="both"/>
              <w:rPr>
                <w:rFonts w:ascii="Arial" w:hAnsi="Arial" w:cs="Arial"/>
                <w:bCs/>
                <w:i/>
                <w:iCs/>
                <w:sz w:val="20"/>
                <w:szCs w:val="20"/>
              </w:rPr>
            </w:pPr>
            <w:r w:rsidRPr="006206B5">
              <w:rPr>
                <w:rFonts w:ascii="Arial" w:hAnsi="Arial" w:cs="Arial"/>
                <w:bCs/>
                <w:i/>
                <w:iCs/>
                <w:sz w:val="20"/>
                <w:szCs w:val="20"/>
              </w:rPr>
              <w:t>Per “trattamento” si intende qualsiasi operazione o insieme di operazioni, compiute con o senza l'ausilio di processi automatizzati, come la raccolta, la registrazione, l'organizzazione, la strutturazione, la conservazione, l'adattamento o la modifica, l'estrazione, la consultazione, l'uso, la comunicazione mediante trasmissione, diffusione o qualsiasi altra forma di messa a disposizione, il raffronto o l'interconnessione, la limitazione, la cancellazione o la distruzione di dati personali di cui TIM/Società del Gruppo o i clienti business di TIM/Società del Gruppo sono titolari del trattamento.</w:t>
            </w:r>
            <w:r>
              <w:rPr>
                <w:rFonts w:ascii="Arial" w:hAnsi="Arial" w:cs="Arial"/>
                <w:bCs/>
                <w:i/>
                <w:iCs/>
                <w:sz w:val="20"/>
                <w:szCs w:val="20"/>
              </w:rPr>
              <w:t xml:space="preserve"> </w:t>
            </w:r>
          </w:p>
        </w:tc>
      </w:tr>
    </w:tbl>
    <w:p w:rsidR="00863D9C" w:rsidP="00863D9C" w:rsidRDefault="00863D9C" w14:paraId="39A08DFF" w14:textId="77777777">
      <w:pPr>
        <w:spacing w:before="60" w:after="60"/>
      </w:pPr>
    </w:p>
    <w:tbl>
      <w:tblPr>
        <w:tblW w:w="10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52"/>
        <w:gridCol w:w="6833"/>
      </w:tblGrid>
      <w:tr w:rsidR="00863D9C" w:rsidTr="009E036E" w14:paraId="0CD74C1D" w14:textId="77777777">
        <w:trPr>
          <w:tblHeader/>
        </w:trPr>
        <w:tc>
          <w:tcPr>
            <w:tcW w:w="10485" w:type="dxa"/>
            <w:gridSpan w:val="2"/>
            <w:shd w:val="clear" w:color="auto" w:fill="4472C4"/>
          </w:tcPr>
          <w:p w:rsidRPr="00C57769" w:rsidR="00863D9C" w:rsidP="00361790" w:rsidRDefault="00863D9C" w14:paraId="5F74546A" w14:textId="77777777">
            <w:pPr>
              <w:spacing w:before="60" w:after="60"/>
              <w:rPr>
                <w:rFonts w:ascii="Arial" w:hAnsi="Arial" w:cs="Arial"/>
                <w:color w:val="FFFFFF"/>
                <w:sz w:val="20"/>
                <w:szCs w:val="20"/>
              </w:rPr>
            </w:pPr>
            <w:r w:rsidRPr="00C57769">
              <w:rPr>
                <w:rFonts w:ascii="Arial" w:hAnsi="Arial" w:cs="Arial"/>
                <w:b/>
                <w:color w:val="FFFFFF"/>
                <w:sz w:val="20"/>
                <w:szCs w:val="20"/>
              </w:rPr>
              <w:t>Informazioni sul servizio e sui dati trattati</w:t>
            </w:r>
          </w:p>
        </w:tc>
      </w:tr>
      <w:tr w:rsidR="00863D9C" w:rsidTr="009E036E" w14:paraId="7BCF352B" w14:textId="77777777">
        <w:tc>
          <w:tcPr>
            <w:tcW w:w="3652" w:type="dxa"/>
            <w:shd w:val="clear" w:color="auto" w:fill="auto"/>
          </w:tcPr>
          <w:p w:rsidRPr="00591329" w:rsidR="00863D9C" w:rsidP="00104D22" w:rsidRDefault="00863D9C" w14:paraId="3A8FB3B3" w14:textId="7FE65B8D">
            <w:pPr>
              <w:spacing w:before="60" w:after="60"/>
              <w:rPr>
                <w:rFonts w:ascii="Arial" w:hAnsi="Arial" w:cs="Arial"/>
                <w:sz w:val="20"/>
                <w:szCs w:val="20"/>
              </w:rPr>
            </w:pPr>
            <w:r w:rsidRPr="00591329">
              <w:rPr>
                <w:rFonts w:ascii="Arial" w:hAnsi="Arial" w:cs="Arial"/>
                <w:sz w:val="20"/>
                <w:szCs w:val="20"/>
              </w:rPr>
              <w:t>Ragione Sociale del fornitore/appaltatore</w:t>
            </w:r>
            <w:r>
              <w:rPr>
                <w:rFonts w:ascii="Arial" w:hAnsi="Arial" w:cs="Arial"/>
                <w:sz w:val="20"/>
                <w:szCs w:val="20"/>
              </w:rPr>
              <w:t xml:space="preserve"> </w:t>
            </w:r>
            <w:r w:rsidR="00A7024A">
              <w:rPr>
                <w:rFonts w:ascii="Arial" w:hAnsi="Arial" w:cs="Arial"/>
                <w:sz w:val="20"/>
                <w:szCs w:val="20"/>
              </w:rPr>
              <w:t>o sub-fornitore/sub-appaltatore</w:t>
            </w:r>
          </w:p>
        </w:tc>
        <w:tc>
          <w:tcPr>
            <w:tcW w:w="6833" w:type="dxa"/>
            <w:shd w:val="clear" w:color="auto" w:fill="auto"/>
          </w:tcPr>
          <w:p w:rsidRPr="00591329" w:rsidR="00863D9C" w:rsidP="00104D22" w:rsidRDefault="00863D9C" w14:paraId="35EDB896" w14:textId="77777777">
            <w:pPr>
              <w:spacing w:before="60" w:after="60"/>
              <w:rPr>
                <w:rFonts w:ascii="Arial" w:hAnsi="Arial" w:cs="Arial"/>
                <w:sz w:val="20"/>
                <w:szCs w:val="20"/>
              </w:rPr>
            </w:pPr>
          </w:p>
        </w:tc>
      </w:tr>
      <w:tr w:rsidR="00863D9C" w:rsidTr="009E036E" w14:paraId="27177930" w14:textId="77777777">
        <w:tc>
          <w:tcPr>
            <w:tcW w:w="3652" w:type="dxa"/>
            <w:shd w:val="clear" w:color="auto" w:fill="auto"/>
          </w:tcPr>
          <w:p w:rsidRPr="00591329" w:rsidR="00863D9C" w:rsidP="00104D22" w:rsidRDefault="00863D9C" w14:paraId="5737BB4A" w14:textId="77777777">
            <w:pPr>
              <w:spacing w:before="60" w:after="60"/>
              <w:rPr>
                <w:rFonts w:ascii="Arial" w:hAnsi="Arial" w:cs="Arial"/>
                <w:sz w:val="20"/>
                <w:szCs w:val="20"/>
              </w:rPr>
            </w:pPr>
            <w:r w:rsidRPr="00591329">
              <w:rPr>
                <w:rFonts w:ascii="Arial" w:hAnsi="Arial" w:cs="Arial"/>
                <w:sz w:val="20"/>
                <w:szCs w:val="20"/>
              </w:rPr>
              <w:t>Paese di stabilimento del fornitore/appaltatore</w:t>
            </w:r>
          </w:p>
        </w:tc>
        <w:tc>
          <w:tcPr>
            <w:tcW w:w="6833" w:type="dxa"/>
            <w:shd w:val="clear" w:color="auto" w:fill="auto"/>
          </w:tcPr>
          <w:p w:rsidRPr="00591329" w:rsidR="00863D9C" w:rsidP="00104D22" w:rsidRDefault="00863D9C" w14:paraId="1018EBB7" w14:textId="77777777">
            <w:pPr>
              <w:spacing w:before="60" w:after="60"/>
              <w:rPr>
                <w:rFonts w:ascii="Arial" w:hAnsi="Arial" w:cs="Arial"/>
                <w:sz w:val="20"/>
                <w:szCs w:val="20"/>
              </w:rPr>
            </w:pPr>
          </w:p>
        </w:tc>
      </w:tr>
      <w:tr w:rsidR="00863D9C" w:rsidTr="009E036E" w14:paraId="16CCFEC6" w14:textId="77777777">
        <w:tc>
          <w:tcPr>
            <w:tcW w:w="3652" w:type="dxa"/>
            <w:shd w:val="clear" w:color="auto" w:fill="auto"/>
          </w:tcPr>
          <w:p w:rsidRPr="00591329" w:rsidR="00863D9C" w:rsidP="00104D22" w:rsidRDefault="00863D9C" w14:paraId="4A90F8A2" w14:textId="77777777">
            <w:pPr>
              <w:spacing w:before="60" w:after="60"/>
              <w:rPr>
                <w:rFonts w:ascii="Arial" w:hAnsi="Arial" w:cs="Arial"/>
                <w:sz w:val="20"/>
                <w:szCs w:val="20"/>
              </w:rPr>
            </w:pPr>
            <w:r w:rsidRPr="00591329">
              <w:rPr>
                <w:rFonts w:ascii="Arial" w:hAnsi="Arial" w:cs="Arial"/>
                <w:sz w:val="20"/>
                <w:szCs w:val="20"/>
              </w:rPr>
              <w:t>Ragione Sociale della Capogruppo del fornitore/appaltatore (se applicabile)</w:t>
            </w:r>
          </w:p>
        </w:tc>
        <w:tc>
          <w:tcPr>
            <w:tcW w:w="6833" w:type="dxa"/>
            <w:shd w:val="clear" w:color="auto" w:fill="auto"/>
          </w:tcPr>
          <w:p w:rsidRPr="00591329" w:rsidR="00863D9C" w:rsidP="00104D22" w:rsidRDefault="00863D9C" w14:paraId="369F42A8" w14:textId="6F8218D6">
            <w:pPr>
              <w:spacing w:before="60" w:after="60"/>
              <w:rPr>
                <w:rFonts w:ascii="Arial" w:hAnsi="Arial" w:cs="Arial"/>
                <w:sz w:val="20"/>
                <w:szCs w:val="20"/>
              </w:rPr>
            </w:pPr>
          </w:p>
        </w:tc>
      </w:tr>
      <w:tr w:rsidR="00863D9C" w:rsidTr="009E036E" w14:paraId="4050B247" w14:textId="77777777">
        <w:tc>
          <w:tcPr>
            <w:tcW w:w="3652" w:type="dxa"/>
            <w:shd w:val="clear" w:color="auto" w:fill="auto"/>
          </w:tcPr>
          <w:p w:rsidRPr="00591329" w:rsidR="00863D9C" w:rsidP="00104D22" w:rsidRDefault="00863D9C" w14:paraId="5156C04E" w14:textId="77777777">
            <w:pPr>
              <w:spacing w:before="60" w:after="60"/>
              <w:rPr>
                <w:rFonts w:ascii="Arial" w:hAnsi="Arial" w:cs="Arial"/>
                <w:sz w:val="20"/>
                <w:szCs w:val="20"/>
              </w:rPr>
            </w:pPr>
            <w:r w:rsidRPr="00591329">
              <w:rPr>
                <w:rFonts w:ascii="Arial" w:hAnsi="Arial" w:cs="Arial"/>
                <w:sz w:val="20"/>
                <w:szCs w:val="20"/>
              </w:rPr>
              <w:t>Paese di stabilimento della Capogruppo (se applicabile)</w:t>
            </w:r>
          </w:p>
        </w:tc>
        <w:tc>
          <w:tcPr>
            <w:tcW w:w="6833" w:type="dxa"/>
            <w:shd w:val="clear" w:color="auto" w:fill="auto"/>
          </w:tcPr>
          <w:p w:rsidRPr="00591329" w:rsidR="00863D9C" w:rsidP="00104D22" w:rsidRDefault="00863D9C" w14:paraId="081C4A07" w14:textId="77777777">
            <w:pPr>
              <w:spacing w:before="60" w:after="60"/>
              <w:rPr>
                <w:rFonts w:ascii="Arial" w:hAnsi="Arial" w:cs="Arial"/>
                <w:sz w:val="20"/>
                <w:szCs w:val="20"/>
              </w:rPr>
            </w:pPr>
          </w:p>
        </w:tc>
      </w:tr>
      <w:tr w:rsidR="00863D9C" w:rsidTr="00104D22" w14:paraId="282349DA" w14:textId="77777777">
        <w:tc>
          <w:tcPr>
            <w:tcW w:w="3652" w:type="dxa"/>
            <w:shd w:val="clear" w:color="auto" w:fill="auto"/>
          </w:tcPr>
          <w:p w:rsidRPr="00591329" w:rsidR="00863D9C" w:rsidP="00104D22" w:rsidRDefault="00863D9C" w14:paraId="72D42F6C" w14:textId="77777777">
            <w:pPr>
              <w:spacing w:before="60" w:after="60"/>
              <w:rPr>
                <w:rFonts w:ascii="Arial" w:hAnsi="Arial" w:cs="Arial"/>
                <w:sz w:val="20"/>
                <w:szCs w:val="20"/>
              </w:rPr>
            </w:pPr>
            <w:r w:rsidRPr="00591329">
              <w:rPr>
                <w:rFonts w:ascii="Arial" w:hAnsi="Arial" w:cs="Arial"/>
                <w:sz w:val="20"/>
                <w:szCs w:val="20"/>
              </w:rPr>
              <w:t>Nome del servizio</w:t>
            </w:r>
          </w:p>
        </w:tc>
        <w:tc>
          <w:tcPr>
            <w:tcW w:w="6833" w:type="dxa"/>
            <w:shd w:val="clear" w:color="auto" w:fill="auto"/>
            <w:vAlign w:val="center"/>
          </w:tcPr>
          <w:p w:rsidRPr="00591329" w:rsidR="00863D9C" w:rsidP="00104D22" w:rsidRDefault="00863D9C" w14:paraId="512C3613" w14:textId="13DB2627">
            <w:pPr>
              <w:spacing w:before="60" w:after="60"/>
              <w:rPr>
                <w:rFonts w:ascii="Arial" w:hAnsi="Arial" w:cs="Arial"/>
                <w:sz w:val="20"/>
                <w:szCs w:val="20"/>
              </w:rPr>
            </w:pPr>
            <w:r>
              <w:rPr>
                <w:rFonts w:ascii="Arial" w:hAnsi="Arial" w:cs="Arial"/>
                <w:sz w:val="20"/>
                <w:szCs w:val="20"/>
              </w:rPr>
              <w:t xml:space="preserve">Come da tabella delle Soluzioni </w:t>
            </w:r>
            <w:r w:rsidR="004D0FA7">
              <w:rPr>
                <w:rFonts w:ascii="Arial" w:hAnsi="Arial" w:cs="Arial"/>
                <w:sz w:val="20"/>
                <w:szCs w:val="20"/>
              </w:rPr>
              <w:t>nel par.</w:t>
            </w:r>
            <w:r w:rsidR="004D0FA7">
              <w:rPr>
                <w:rFonts w:ascii="Arial" w:hAnsi="Arial" w:cs="Arial"/>
                <w:sz w:val="20"/>
                <w:szCs w:val="20"/>
              </w:rPr>
              <w:fldChar w:fldCharType="begin"/>
            </w:r>
            <w:r w:rsidR="004D0FA7">
              <w:rPr>
                <w:rFonts w:ascii="Arial" w:hAnsi="Arial" w:cs="Arial"/>
                <w:sz w:val="20"/>
                <w:szCs w:val="20"/>
              </w:rPr>
              <w:instrText xml:space="preserve"> REF _Ref156309172 \r \h </w:instrText>
            </w:r>
            <w:r w:rsidR="00104D22">
              <w:rPr>
                <w:rFonts w:ascii="Arial" w:hAnsi="Arial" w:cs="Arial"/>
                <w:sz w:val="20"/>
                <w:szCs w:val="20"/>
              </w:rPr>
              <w:instrText xml:space="preserve"> \* MERGEFORMAT </w:instrText>
            </w:r>
            <w:r w:rsidR="004D0FA7">
              <w:rPr>
                <w:rFonts w:ascii="Arial" w:hAnsi="Arial" w:cs="Arial"/>
                <w:sz w:val="20"/>
                <w:szCs w:val="20"/>
              </w:rPr>
            </w:r>
            <w:r w:rsidR="004D0FA7">
              <w:rPr>
                <w:rFonts w:ascii="Arial" w:hAnsi="Arial" w:cs="Arial"/>
                <w:sz w:val="20"/>
                <w:szCs w:val="20"/>
              </w:rPr>
              <w:fldChar w:fldCharType="separate"/>
            </w:r>
            <w:r w:rsidR="004D0FA7">
              <w:rPr>
                <w:rFonts w:ascii="Arial" w:hAnsi="Arial" w:cs="Arial"/>
                <w:sz w:val="20"/>
                <w:szCs w:val="20"/>
              </w:rPr>
              <w:t>1</w:t>
            </w:r>
            <w:r w:rsidR="004D0FA7">
              <w:rPr>
                <w:rFonts w:ascii="Arial" w:hAnsi="Arial" w:cs="Arial"/>
                <w:sz w:val="20"/>
                <w:szCs w:val="20"/>
              </w:rPr>
              <w:fldChar w:fldCharType="end"/>
            </w:r>
          </w:p>
        </w:tc>
      </w:tr>
      <w:tr w:rsidR="00863D9C" w:rsidTr="009E036E" w14:paraId="7F9B25BC" w14:textId="77777777">
        <w:tc>
          <w:tcPr>
            <w:tcW w:w="3652" w:type="dxa"/>
            <w:shd w:val="clear" w:color="auto" w:fill="auto"/>
          </w:tcPr>
          <w:p w:rsidRPr="00591329" w:rsidR="00863D9C" w:rsidP="00104D22" w:rsidRDefault="00863D9C" w14:paraId="3E9F2A1D" w14:textId="66485C91">
            <w:pPr>
              <w:spacing w:before="60" w:after="60"/>
              <w:rPr>
                <w:rFonts w:ascii="Arial" w:hAnsi="Arial" w:cs="Arial"/>
                <w:sz w:val="20"/>
                <w:szCs w:val="20"/>
              </w:rPr>
            </w:pPr>
            <w:r w:rsidRPr="00591329">
              <w:rPr>
                <w:rFonts w:ascii="Arial" w:hAnsi="Arial" w:cs="Arial"/>
                <w:sz w:val="20"/>
                <w:szCs w:val="20"/>
              </w:rPr>
              <w:t>Descrizione del servizio</w:t>
            </w:r>
          </w:p>
        </w:tc>
        <w:tc>
          <w:tcPr>
            <w:tcW w:w="6833" w:type="dxa"/>
            <w:shd w:val="clear" w:color="auto" w:fill="auto"/>
          </w:tcPr>
          <w:p w:rsidRPr="00591329" w:rsidR="00863D9C" w:rsidP="00104D22" w:rsidRDefault="00863D9C" w14:paraId="7B1F6CBA" w14:textId="59535A2B">
            <w:pPr>
              <w:spacing w:before="60" w:after="60"/>
              <w:rPr>
                <w:rFonts w:ascii="Arial" w:hAnsi="Arial" w:cs="Arial"/>
                <w:sz w:val="20"/>
                <w:szCs w:val="20"/>
              </w:rPr>
            </w:pPr>
            <w:r>
              <w:rPr>
                <w:rFonts w:ascii="Arial" w:hAnsi="Arial" w:cs="Arial"/>
                <w:sz w:val="20"/>
                <w:szCs w:val="20"/>
              </w:rPr>
              <w:t xml:space="preserve">Come da tabella delle Soluzioni </w:t>
            </w:r>
            <w:r w:rsidR="004D0FA7">
              <w:rPr>
                <w:rFonts w:ascii="Arial" w:hAnsi="Arial" w:cs="Arial"/>
                <w:sz w:val="20"/>
                <w:szCs w:val="20"/>
              </w:rPr>
              <w:t>nel par.</w:t>
            </w:r>
            <w:r w:rsidR="004D0FA7">
              <w:rPr>
                <w:rFonts w:ascii="Arial" w:hAnsi="Arial" w:cs="Arial"/>
                <w:sz w:val="20"/>
                <w:szCs w:val="20"/>
              </w:rPr>
              <w:fldChar w:fldCharType="begin"/>
            </w:r>
            <w:r w:rsidR="004D0FA7">
              <w:rPr>
                <w:rFonts w:ascii="Arial" w:hAnsi="Arial" w:cs="Arial"/>
                <w:sz w:val="20"/>
                <w:szCs w:val="20"/>
              </w:rPr>
              <w:instrText xml:space="preserve"> REF _Ref156309172 \r \h </w:instrText>
            </w:r>
            <w:r w:rsidR="00104D22">
              <w:rPr>
                <w:rFonts w:ascii="Arial" w:hAnsi="Arial" w:cs="Arial"/>
                <w:sz w:val="20"/>
                <w:szCs w:val="20"/>
              </w:rPr>
              <w:instrText xml:space="preserve"> \* MERGEFORMAT </w:instrText>
            </w:r>
            <w:r w:rsidR="004D0FA7">
              <w:rPr>
                <w:rFonts w:ascii="Arial" w:hAnsi="Arial" w:cs="Arial"/>
                <w:sz w:val="20"/>
                <w:szCs w:val="20"/>
              </w:rPr>
            </w:r>
            <w:r w:rsidR="004D0FA7">
              <w:rPr>
                <w:rFonts w:ascii="Arial" w:hAnsi="Arial" w:cs="Arial"/>
                <w:sz w:val="20"/>
                <w:szCs w:val="20"/>
              </w:rPr>
              <w:fldChar w:fldCharType="separate"/>
            </w:r>
            <w:r w:rsidR="004D0FA7">
              <w:rPr>
                <w:rFonts w:ascii="Arial" w:hAnsi="Arial" w:cs="Arial"/>
                <w:sz w:val="20"/>
                <w:szCs w:val="20"/>
              </w:rPr>
              <w:t>1</w:t>
            </w:r>
            <w:r w:rsidR="004D0FA7">
              <w:rPr>
                <w:rFonts w:ascii="Arial" w:hAnsi="Arial" w:cs="Arial"/>
                <w:sz w:val="20"/>
                <w:szCs w:val="20"/>
              </w:rPr>
              <w:fldChar w:fldCharType="end"/>
            </w:r>
          </w:p>
        </w:tc>
      </w:tr>
      <w:tr w:rsidRPr="002C6D24" w:rsidR="00863D9C" w:rsidTr="00C47DAE" w14:paraId="48630497" w14:textId="77777777">
        <w:tc>
          <w:tcPr>
            <w:tcW w:w="3652" w:type="dxa"/>
            <w:shd w:val="clear" w:color="auto" w:fill="auto"/>
            <w:vAlign w:val="center"/>
          </w:tcPr>
          <w:p w:rsidRPr="0016508C" w:rsidR="00863D9C" w:rsidP="00C47DAE" w:rsidRDefault="00863D9C" w14:paraId="01BBD343" w14:textId="63D47DBC">
            <w:pPr>
              <w:tabs>
                <w:tab w:val="left" w:pos="2376"/>
              </w:tabs>
              <w:spacing w:before="60" w:after="60"/>
              <w:contextualSpacing/>
              <w:rPr>
                <w:rFonts w:ascii="Arial" w:hAnsi="Arial" w:cs="Arial"/>
                <w:sz w:val="20"/>
                <w:szCs w:val="20"/>
              </w:rPr>
            </w:pPr>
            <w:r w:rsidRPr="00591329">
              <w:rPr>
                <w:rFonts w:ascii="Arial" w:hAnsi="Arial" w:cs="Arial"/>
                <w:sz w:val="20"/>
                <w:szCs w:val="20"/>
              </w:rPr>
              <w:t>Tipo di servizio</w:t>
            </w:r>
          </w:p>
        </w:tc>
        <w:tc>
          <w:tcPr>
            <w:tcW w:w="6833" w:type="dxa"/>
            <w:shd w:val="clear" w:color="auto" w:fill="auto"/>
            <w:vAlign w:val="center"/>
          </w:tcPr>
          <w:p w:rsidRPr="00591329" w:rsidR="00863D9C" w:rsidP="00C47DAE" w:rsidRDefault="00863D9C" w14:paraId="1DA46FD5" w14:textId="7B919E03">
            <w:pPr>
              <w:spacing w:before="60" w:after="60"/>
              <w:rPr>
                <w:rFonts w:ascii="Arial" w:hAnsi="Arial" w:cs="Arial"/>
                <w:sz w:val="20"/>
                <w:szCs w:val="20"/>
              </w:rPr>
            </w:pPr>
            <w:r>
              <w:rPr>
                <w:rFonts w:ascii="Arial" w:hAnsi="Arial" w:cs="Arial"/>
                <w:sz w:val="20"/>
                <w:szCs w:val="20"/>
              </w:rPr>
              <w:t xml:space="preserve">Come da tabella delle Soluzioni </w:t>
            </w:r>
            <w:r w:rsidR="004D0FA7">
              <w:rPr>
                <w:rFonts w:ascii="Arial" w:hAnsi="Arial" w:cs="Arial"/>
                <w:sz w:val="20"/>
                <w:szCs w:val="20"/>
              </w:rPr>
              <w:t>nel par.</w:t>
            </w:r>
            <w:r w:rsidR="004D0FA7">
              <w:rPr>
                <w:rFonts w:ascii="Arial" w:hAnsi="Arial" w:cs="Arial"/>
                <w:sz w:val="20"/>
                <w:szCs w:val="20"/>
              </w:rPr>
              <w:fldChar w:fldCharType="begin"/>
            </w:r>
            <w:r w:rsidR="004D0FA7">
              <w:rPr>
                <w:rFonts w:ascii="Arial" w:hAnsi="Arial" w:cs="Arial"/>
                <w:sz w:val="20"/>
                <w:szCs w:val="20"/>
              </w:rPr>
              <w:instrText xml:space="preserve"> REF _Ref156309172 \r \h </w:instrText>
            </w:r>
            <w:r w:rsidR="00104D22">
              <w:rPr>
                <w:rFonts w:ascii="Arial" w:hAnsi="Arial" w:cs="Arial"/>
                <w:sz w:val="20"/>
                <w:szCs w:val="20"/>
              </w:rPr>
              <w:instrText xml:space="preserve"> \* MERGEFORMAT </w:instrText>
            </w:r>
            <w:r w:rsidR="004D0FA7">
              <w:rPr>
                <w:rFonts w:ascii="Arial" w:hAnsi="Arial" w:cs="Arial"/>
                <w:sz w:val="20"/>
                <w:szCs w:val="20"/>
              </w:rPr>
            </w:r>
            <w:r w:rsidR="004D0FA7">
              <w:rPr>
                <w:rFonts w:ascii="Arial" w:hAnsi="Arial" w:cs="Arial"/>
                <w:sz w:val="20"/>
                <w:szCs w:val="20"/>
              </w:rPr>
              <w:fldChar w:fldCharType="separate"/>
            </w:r>
            <w:r w:rsidR="004D0FA7">
              <w:rPr>
                <w:rFonts w:ascii="Arial" w:hAnsi="Arial" w:cs="Arial"/>
                <w:sz w:val="20"/>
                <w:szCs w:val="20"/>
              </w:rPr>
              <w:t>1</w:t>
            </w:r>
            <w:r w:rsidR="004D0FA7">
              <w:rPr>
                <w:rFonts w:ascii="Arial" w:hAnsi="Arial" w:cs="Arial"/>
                <w:sz w:val="20"/>
                <w:szCs w:val="20"/>
              </w:rPr>
              <w:fldChar w:fldCharType="end"/>
            </w:r>
          </w:p>
        </w:tc>
      </w:tr>
      <w:tr w:rsidRPr="002C6D24" w:rsidR="00863D9C" w:rsidTr="00104D22" w14:paraId="2F2C4DA5" w14:textId="77777777">
        <w:tc>
          <w:tcPr>
            <w:tcW w:w="3652" w:type="dxa"/>
            <w:shd w:val="clear" w:color="auto" w:fill="auto"/>
            <w:vAlign w:val="center"/>
          </w:tcPr>
          <w:p w:rsidRPr="00591329" w:rsidR="00863D9C" w:rsidP="00104D22" w:rsidRDefault="00863D9C" w14:paraId="19B3E6E8" w14:textId="77777777">
            <w:pPr>
              <w:tabs>
                <w:tab w:val="left" w:pos="2376"/>
              </w:tabs>
              <w:spacing w:before="60" w:after="60"/>
              <w:rPr>
                <w:rFonts w:ascii="Arial" w:hAnsi="Arial" w:cs="Arial"/>
                <w:sz w:val="20"/>
                <w:szCs w:val="20"/>
              </w:rPr>
            </w:pPr>
            <w:r w:rsidRPr="00591329">
              <w:rPr>
                <w:rFonts w:ascii="Arial" w:hAnsi="Arial" w:cs="Arial"/>
                <w:sz w:val="20"/>
                <w:szCs w:val="20"/>
              </w:rPr>
              <w:t>Paese dove il fornitore/appaltatore trasferisce i dati</w:t>
            </w:r>
            <w:r>
              <w:rPr>
                <w:rFonts w:ascii="Arial" w:hAnsi="Arial" w:cs="Arial"/>
                <w:sz w:val="20"/>
                <w:szCs w:val="20"/>
              </w:rPr>
              <w:t xml:space="preserve"> (specificare la casistica tra quelle riportate)</w:t>
            </w:r>
          </w:p>
        </w:tc>
        <w:tc>
          <w:tcPr>
            <w:tcW w:w="6833" w:type="dxa"/>
            <w:shd w:val="clear" w:color="auto" w:fill="auto"/>
          </w:tcPr>
          <w:p w:rsidRPr="004C3D3E" w:rsidR="00863D9C" w:rsidRDefault="00863D9C" w14:paraId="25AE01CA" w14:textId="60C21CA1">
            <w:pPr>
              <w:pStyle w:val="Paragrafoelenco"/>
              <w:numPr>
                <w:ilvl w:val="0"/>
                <w:numId w:val="23"/>
              </w:numPr>
              <w:spacing w:before="60" w:after="60"/>
              <w:rPr>
                <w:rFonts w:ascii="Arial" w:hAnsi="Arial" w:cs="Arial"/>
                <w:sz w:val="20"/>
                <w:szCs w:val="20"/>
              </w:rPr>
            </w:pPr>
            <w:r w:rsidRPr="004C3D3E">
              <w:rPr>
                <w:rFonts w:ascii="Arial" w:hAnsi="Arial" w:cs="Arial"/>
                <w:sz w:val="20"/>
                <w:szCs w:val="20"/>
              </w:rPr>
              <w:t>UE/SEE</w:t>
            </w:r>
            <w:bookmarkStart w:name="_Ref153198524" w:id="42"/>
            <w:r w:rsidRPr="00591329">
              <w:rPr>
                <w:rStyle w:val="Rimandonotaapidipagina"/>
                <w:rFonts w:ascii="Arial" w:hAnsi="Arial" w:cs="Arial"/>
                <w:sz w:val="20"/>
                <w:szCs w:val="20"/>
              </w:rPr>
              <w:footnoteReference w:id="2"/>
            </w:r>
            <w:bookmarkEnd w:id="42"/>
          </w:p>
          <w:p w:rsidRPr="004C3D3E" w:rsidR="00863D9C" w:rsidRDefault="00863D9C" w14:paraId="1F875C01" w14:textId="7449581A">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UE/SEE [</w:t>
            </w:r>
            <w:proofErr w:type="spellStart"/>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Paese</w:t>
            </w:r>
            <w:r w:rsidRPr="004C3D3E">
              <w:rPr>
                <w:rFonts w:ascii="Arial" w:hAnsi="Arial" w:cs="Arial"/>
                <w:sz w:val="20"/>
                <w:szCs w:val="20"/>
              </w:rPr>
              <w:t>] con adeguato livello di protezione dei dati</w:t>
            </w:r>
            <w:bookmarkStart w:name="_Ref153198726" w:id="43"/>
            <w:r w:rsidRPr="00591329">
              <w:rPr>
                <w:rStyle w:val="Rimandonotaapidipagina"/>
                <w:rFonts w:ascii="Arial" w:hAnsi="Arial" w:cs="Arial"/>
                <w:sz w:val="20"/>
                <w:szCs w:val="20"/>
              </w:rPr>
              <w:footnoteReference w:id="3"/>
            </w:r>
            <w:bookmarkEnd w:id="43"/>
            <w:r>
              <w:rPr>
                <w:rFonts w:ascii="Arial" w:hAnsi="Arial" w:cs="Arial"/>
                <w:sz w:val="20"/>
                <w:szCs w:val="20"/>
              </w:rPr>
              <w:t xml:space="preserve"> </w:t>
            </w:r>
            <w:r w:rsidRPr="004C3D3E">
              <w:rPr>
                <w:rFonts w:ascii="Arial" w:hAnsi="Arial" w:cs="Arial"/>
                <w:sz w:val="20"/>
                <w:szCs w:val="20"/>
              </w:rPr>
              <w:t>o aziende USA con adesione al data Privacy Framework</w:t>
            </w:r>
            <w:bookmarkStart w:name="_Ref153198810" w:id="44"/>
            <w:r>
              <w:rPr>
                <w:rStyle w:val="Rimandonotaapidipagina"/>
                <w:rFonts w:ascii="Arial" w:hAnsi="Arial" w:cs="Arial"/>
                <w:sz w:val="20"/>
                <w:szCs w:val="20"/>
              </w:rPr>
              <w:footnoteReference w:id="4"/>
            </w:r>
            <w:bookmarkEnd w:id="44"/>
          </w:p>
          <w:p w:rsidR="00863D9C" w:rsidRDefault="00863D9C" w14:paraId="0ECA6894" w14:textId="6B740CA2">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UE/SEE [</w:t>
            </w:r>
            <w:proofErr w:type="spellStart"/>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Paese</w:t>
            </w:r>
            <w:r w:rsidRPr="004C3D3E">
              <w:rPr>
                <w:rFonts w:ascii="Arial" w:hAnsi="Arial" w:cs="Arial"/>
                <w:sz w:val="20"/>
                <w:szCs w:val="20"/>
              </w:rPr>
              <w:t>] senza un adeguato livello di protezione o aziende USA senza adesione al Data Privacy Framework</w:t>
            </w:r>
          </w:p>
          <w:p w:rsidRPr="004C3D3E" w:rsidR="009D2A42" w:rsidP="00B82E4E" w:rsidRDefault="006B3845" w14:paraId="26E15FFE" w14:textId="3CF64E9B">
            <w:pPr>
              <w:pStyle w:val="Paragrafoelenco"/>
              <w:tabs>
                <w:tab w:val="left" w:pos="2376"/>
              </w:tabs>
              <w:spacing w:before="60" w:after="60"/>
              <w:ind w:left="0"/>
              <w:rPr>
                <w:rFonts w:ascii="Arial" w:hAnsi="Arial" w:cs="Arial"/>
                <w:sz w:val="20"/>
                <w:szCs w:val="20"/>
              </w:rPr>
            </w:pPr>
            <w:r w:rsidRPr="006B3845">
              <w:rPr>
                <w:rFonts w:ascii="Arial" w:hAnsi="Arial" w:cs="Arial"/>
                <w:sz w:val="20"/>
                <w:szCs w:val="20"/>
              </w:rPr>
              <w:t>(Le Misure supplementari per il trasferimento dei dati verso un Paese extra U</w:t>
            </w:r>
            <w:r w:rsidR="00987E91">
              <w:rPr>
                <w:rFonts w:ascii="Arial" w:hAnsi="Arial" w:cs="Arial"/>
                <w:sz w:val="20"/>
                <w:szCs w:val="20"/>
              </w:rPr>
              <w:t>E</w:t>
            </w:r>
            <w:r w:rsidRPr="006B3845">
              <w:rPr>
                <w:rFonts w:ascii="Arial" w:hAnsi="Arial" w:cs="Arial"/>
                <w:sz w:val="20"/>
                <w:szCs w:val="20"/>
              </w:rPr>
              <w:t>/See senza un adeguato livello di protezione dei dati personali sono indicati in par.</w:t>
            </w:r>
            <w:r w:rsidRPr="006B3845">
              <w:rPr>
                <w:rFonts w:ascii="Arial" w:hAnsi="Arial" w:cs="Arial"/>
                <w:sz w:val="20"/>
                <w:szCs w:val="20"/>
              </w:rPr>
              <w:fldChar w:fldCharType="begin"/>
            </w:r>
            <w:r w:rsidRPr="006B3845">
              <w:rPr>
                <w:rFonts w:ascii="Arial" w:hAnsi="Arial" w:cs="Arial"/>
                <w:sz w:val="20"/>
                <w:szCs w:val="20"/>
              </w:rPr>
              <w:instrText xml:space="preserve"> REF _Ref156225409 \r \h  \* MERGEFORMAT </w:instrText>
            </w:r>
            <w:r w:rsidRPr="006B3845">
              <w:rPr>
                <w:rFonts w:ascii="Arial" w:hAnsi="Arial" w:cs="Arial"/>
                <w:sz w:val="20"/>
                <w:szCs w:val="20"/>
              </w:rPr>
            </w:r>
            <w:r w:rsidRPr="006B3845">
              <w:rPr>
                <w:rFonts w:ascii="Arial" w:hAnsi="Arial" w:cs="Arial"/>
                <w:sz w:val="20"/>
                <w:szCs w:val="20"/>
              </w:rPr>
              <w:fldChar w:fldCharType="separate"/>
            </w:r>
            <w:r w:rsidRPr="006B3845">
              <w:rPr>
                <w:rFonts w:ascii="Arial" w:hAnsi="Arial" w:cs="Arial"/>
                <w:sz w:val="20"/>
                <w:szCs w:val="20"/>
              </w:rPr>
              <w:t>2.19</w:t>
            </w:r>
            <w:r w:rsidRPr="006B3845">
              <w:rPr>
                <w:rFonts w:ascii="Arial" w:hAnsi="Arial" w:cs="Arial"/>
                <w:sz w:val="20"/>
                <w:szCs w:val="20"/>
              </w:rPr>
              <w:fldChar w:fldCharType="end"/>
            </w:r>
            <w:r w:rsidRPr="006B3845">
              <w:rPr>
                <w:rFonts w:ascii="Arial" w:hAnsi="Arial" w:cs="Arial"/>
                <w:sz w:val="20"/>
                <w:szCs w:val="20"/>
              </w:rPr>
              <w:t>.)</w:t>
            </w:r>
          </w:p>
        </w:tc>
      </w:tr>
      <w:tr w:rsidRPr="002C6D24" w:rsidR="00863D9C" w:rsidTr="00C47DAE" w14:paraId="0DBEB766" w14:textId="77777777">
        <w:tc>
          <w:tcPr>
            <w:tcW w:w="3652" w:type="dxa"/>
            <w:shd w:val="clear" w:color="auto" w:fill="auto"/>
            <w:vAlign w:val="center"/>
          </w:tcPr>
          <w:p w:rsidRPr="00591329" w:rsidR="00863D9C" w:rsidP="00104D22" w:rsidRDefault="00863D9C" w14:paraId="51AB7986" w14:textId="77777777">
            <w:pPr>
              <w:spacing w:before="60" w:after="60"/>
              <w:rPr>
                <w:rFonts w:ascii="Arial" w:hAnsi="Arial" w:cs="Arial"/>
                <w:sz w:val="20"/>
                <w:szCs w:val="20"/>
              </w:rPr>
            </w:pPr>
            <w:r w:rsidRPr="00591329">
              <w:rPr>
                <w:rFonts w:ascii="Arial" w:hAnsi="Arial" w:cs="Arial"/>
                <w:sz w:val="20"/>
                <w:szCs w:val="20"/>
              </w:rPr>
              <w:t>Subfornitori/subappaltatori che trattano i dati personali (</w:t>
            </w:r>
            <w:r w:rsidRPr="00591329">
              <w:rPr>
                <w:rFonts w:ascii="Arial" w:hAnsi="Arial" w:cs="Arial"/>
                <w:i/>
                <w:sz w:val="20"/>
                <w:szCs w:val="20"/>
              </w:rPr>
              <w:t>SI/NO, se SI indicare le Ragioni Sociali</w:t>
            </w:r>
            <w:r w:rsidRPr="00591329">
              <w:rPr>
                <w:rFonts w:ascii="Arial" w:hAnsi="Arial" w:cs="Arial"/>
                <w:sz w:val="20"/>
                <w:szCs w:val="20"/>
              </w:rPr>
              <w:t>)</w:t>
            </w:r>
          </w:p>
        </w:tc>
        <w:tc>
          <w:tcPr>
            <w:tcW w:w="6833" w:type="dxa"/>
            <w:shd w:val="clear" w:color="auto" w:fill="auto"/>
            <w:vAlign w:val="center"/>
          </w:tcPr>
          <w:p w:rsidRPr="00591329" w:rsidR="00863D9C" w:rsidP="00C47DAE" w:rsidRDefault="00863D9C" w14:paraId="58FD7001" w14:textId="284C21AF">
            <w:pPr>
              <w:spacing w:before="60" w:after="60"/>
              <w:rPr>
                <w:rFonts w:ascii="Arial" w:hAnsi="Arial" w:cs="Arial"/>
                <w:sz w:val="20"/>
                <w:szCs w:val="20"/>
              </w:rPr>
            </w:pPr>
          </w:p>
        </w:tc>
      </w:tr>
      <w:tr w:rsidRPr="002C6D24" w:rsidR="00863D9C" w:rsidTr="003B3496" w14:paraId="3DFC5C3D" w14:textId="77777777">
        <w:trPr>
          <w:trHeight w:val="549"/>
        </w:trPr>
        <w:tc>
          <w:tcPr>
            <w:tcW w:w="3652" w:type="dxa"/>
            <w:shd w:val="clear" w:color="auto" w:fill="auto"/>
            <w:vAlign w:val="center"/>
          </w:tcPr>
          <w:p w:rsidRPr="00591329" w:rsidR="00863D9C" w:rsidP="00104D22" w:rsidRDefault="00863D9C" w14:paraId="688E8025" w14:textId="77777777">
            <w:pPr>
              <w:tabs>
                <w:tab w:val="left" w:pos="2376"/>
              </w:tabs>
              <w:spacing w:before="60" w:after="60"/>
              <w:rPr>
                <w:rFonts w:ascii="Arial" w:hAnsi="Arial" w:cs="Arial"/>
                <w:sz w:val="20"/>
                <w:szCs w:val="20"/>
              </w:rPr>
            </w:pPr>
            <w:r w:rsidRPr="00591329">
              <w:rPr>
                <w:rFonts w:ascii="Arial" w:hAnsi="Arial" w:cs="Arial"/>
                <w:sz w:val="20"/>
                <w:szCs w:val="20"/>
              </w:rPr>
              <w:t>Paese/i dove i subfornitori / subappaltatori trasferiscono i dati</w:t>
            </w:r>
            <w:r>
              <w:rPr>
                <w:rFonts w:ascii="Arial" w:hAnsi="Arial" w:cs="Arial"/>
                <w:sz w:val="20"/>
                <w:szCs w:val="20"/>
              </w:rPr>
              <w:t xml:space="preserve"> (specificare la casistica tra quelle riportate)</w:t>
            </w:r>
          </w:p>
        </w:tc>
        <w:tc>
          <w:tcPr>
            <w:tcW w:w="6833" w:type="dxa"/>
            <w:shd w:val="clear" w:color="auto" w:fill="auto"/>
            <w:vAlign w:val="center"/>
          </w:tcPr>
          <w:p w:rsidRPr="004C3D3E" w:rsidR="006B3845" w:rsidP="00104D22" w:rsidRDefault="006B3845" w14:paraId="0F5082B1" w14:textId="5C40ABE7">
            <w:pPr>
              <w:pStyle w:val="Paragrafoelenco"/>
              <w:numPr>
                <w:ilvl w:val="0"/>
                <w:numId w:val="23"/>
              </w:numPr>
              <w:spacing w:before="60" w:after="60"/>
              <w:rPr>
                <w:rFonts w:ascii="Arial" w:hAnsi="Arial" w:cs="Arial"/>
                <w:sz w:val="20"/>
                <w:szCs w:val="20"/>
              </w:rPr>
            </w:pPr>
            <w:r w:rsidRPr="004C3D3E">
              <w:rPr>
                <w:rFonts w:ascii="Arial" w:hAnsi="Arial" w:cs="Arial"/>
                <w:sz w:val="20"/>
                <w:szCs w:val="20"/>
              </w:rPr>
              <w:t>UE/SEE</w:t>
            </w:r>
            <w:r w:rsidRPr="00591329">
              <w:rPr>
                <w:rStyle w:val="Rimandonotaapidipagina"/>
                <w:rFonts w:ascii="Arial" w:hAnsi="Arial" w:cs="Arial"/>
                <w:sz w:val="20"/>
                <w:szCs w:val="20"/>
              </w:rPr>
              <w:footnoteReference w:id="5"/>
            </w:r>
          </w:p>
          <w:p w:rsidRPr="004C3D3E" w:rsidR="006B3845" w:rsidP="00104D22" w:rsidRDefault="006B3845" w14:paraId="1EB275F4" w14:textId="5C5902BF">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UE/SEE [</w:t>
            </w:r>
            <w:proofErr w:type="spellStart"/>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w:t>
            </w:r>
            <w:proofErr w:type="gramStart"/>
            <w:r w:rsidRPr="004C3D3E">
              <w:rPr>
                <w:rFonts w:ascii="Arial" w:hAnsi="Arial" w:cs="Arial"/>
                <w:sz w:val="20"/>
                <w:szCs w:val="20"/>
                <w:highlight w:val="yellow"/>
              </w:rPr>
              <w:t>Paese</w:t>
            </w:r>
            <w:r w:rsidRPr="004C3D3E">
              <w:rPr>
                <w:rFonts w:ascii="Arial" w:hAnsi="Arial" w:cs="Arial"/>
                <w:sz w:val="20"/>
                <w:szCs w:val="20"/>
              </w:rPr>
              <w:t xml:space="preserve"> ]</w:t>
            </w:r>
            <w:proofErr w:type="gramEnd"/>
            <w:r w:rsidRPr="004C3D3E">
              <w:rPr>
                <w:rFonts w:ascii="Arial" w:hAnsi="Arial" w:cs="Arial"/>
                <w:sz w:val="20"/>
                <w:szCs w:val="20"/>
              </w:rPr>
              <w:t xml:space="preserve"> con adeguato livello di protezione dei dati</w:t>
            </w:r>
            <w:r w:rsidRPr="00591329">
              <w:rPr>
                <w:rStyle w:val="Rimandonotaapidipagina"/>
                <w:rFonts w:ascii="Arial" w:hAnsi="Arial" w:cs="Arial"/>
                <w:sz w:val="20"/>
                <w:szCs w:val="20"/>
              </w:rPr>
              <w:footnoteReference w:id="6"/>
            </w:r>
            <w:r>
              <w:rPr>
                <w:rFonts w:ascii="Arial" w:hAnsi="Arial" w:cs="Arial"/>
                <w:sz w:val="20"/>
                <w:szCs w:val="20"/>
              </w:rPr>
              <w:t xml:space="preserve"> </w:t>
            </w:r>
            <w:r w:rsidRPr="004C3D3E">
              <w:rPr>
                <w:rFonts w:ascii="Arial" w:hAnsi="Arial" w:cs="Arial"/>
                <w:sz w:val="20"/>
                <w:szCs w:val="20"/>
              </w:rPr>
              <w:t>o aziende USA con adesione al data Privacy Framework</w:t>
            </w:r>
            <w:r>
              <w:rPr>
                <w:rStyle w:val="Rimandonotaapidipagina"/>
                <w:rFonts w:ascii="Arial" w:hAnsi="Arial" w:cs="Arial"/>
                <w:sz w:val="20"/>
                <w:szCs w:val="20"/>
              </w:rPr>
              <w:footnoteReference w:id="7"/>
            </w:r>
          </w:p>
          <w:p w:rsidR="006B3845" w:rsidP="00104D22" w:rsidRDefault="006B3845" w14:paraId="3F63C737" w14:textId="3D1D0CBD">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UE/SEE [</w:t>
            </w:r>
            <w:proofErr w:type="spellStart"/>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w:t>
            </w:r>
            <w:proofErr w:type="gramStart"/>
            <w:r w:rsidRPr="004C3D3E">
              <w:rPr>
                <w:rFonts w:ascii="Arial" w:hAnsi="Arial" w:cs="Arial"/>
                <w:sz w:val="20"/>
                <w:szCs w:val="20"/>
                <w:highlight w:val="yellow"/>
              </w:rPr>
              <w:t>Paese</w:t>
            </w:r>
            <w:r w:rsidRPr="004C3D3E">
              <w:rPr>
                <w:rFonts w:ascii="Arial" w:hAnsi="Arial" w:cs="Arial"/>
                <w:sz w:val="20"/>
                <w:szCs w:val="20"/>
              </w:rPr>
              <w:t xml:space="preserve"> ]</w:t>
            </w:r>
            <w:proofErr w:type="gramEnd"/>
            <w:r w:rsidRPr="004C3D3E">
              <w:rPr>
                <w:rFonts w:ascii="Arial" w:hAnsi="Arial" w:cs="Arial"/>
                <w:sz w:val="20"/>
                <w:szCs w:val="20"/>
              </w:rPr>
              <w:t xml:space="preserve"> senza un adeguato livello di protezione o aziende USA senza adesione al Data Privacy Framework</w:t>
            </w:r>
          </w:p>
          <w:p w:rsidRPr="006B3845" w:rsidR="009D2A42" w:rsidP="00104D22" w:rsidRDefault="006B3845" w14:paraId="0EB7D894" w14:textId="6511954F">
            <w:pPr>
              <w:pStyle w:val="Paragrafoelenco"/>
              <w:ind w:left="0"/>
              <w:rPr>
                <w:rFonts w:ascii="Arial" w:hAnsi="Arial" w:cs="Arial"/>
                <w:sz w:val="20"/>
                <w:szCs w:val="20"/>
              </w:rPr>
            </w:pPr>
            <w:r w:rsidRPr="006B3845">
              <w:rPr>
                <w:rFonts w:ascii="Arial" w:hAnsi="Arial" w:cs="Arial"/>
                <w:sz w:val="20"/>
                <w:szCs w:val="20"/>
              </w:rPr>
              <w:t>(Le Misure supplementari per il trasferimento dei dati verso un Paese extra U</w:t>
            </w:r>
            <w:r w:rsidR="003B3496">
              <w:rPr>
                <w:rFonts w:ascii="Arial" w:hAnsi="Arial" w:cs="Arial"/>
                <w:sz w:val="20"/>
                <w:szCs w:val="20"/>
              </w:rPr>
              <w:t>E</w:t>
            </w:r>
            <w:r w:rsidRPr="006B3845">
              <w:rPr>
                <w:rFonts w:ascii="Arial" w:hAnsi="Arial" w:cs="Arial"/>
                <w:sz w:val="20"/>
                <w:szCs w:val="20"/>
              </w:rPr>
              <w:t>/See senza un adeguato livello di protezione dei dati personali sono indicati in par.</w:t>
            </w:r>
            <w:r w:rsidRPr="006B3845">
              <w:rPr>
                <w:rFonts w:ascii="Arial" w:hAnsi="Arial" w:cs="Arial"/>
                <w:sz w:val="20"/>
                <w:szCs w:val="20"/>
              </w:rPr>
              <w:fldChar w:fldCharType="begin"/>
            </w:r>
            <w:r w:rsidRPr="006B3845">
              <w:rPr>
                <w:rFonts w:ascii="Arial" w:hAnsi="Arial" w:cs="Arial"/>
                <w:sz w:val="20"/>
                <w:szCs w:val="20"/>
              </w:rPr>
              <w:instrText xml:space="preserve"> REF _Ref156225409 \r \h  \* MERGEFORMAT </w:instrText>
            </w:r>
            <w:r w:rsidRPr="006B3845">
              <w:rPr>
                <w:rFonts w:ascii="Arial" w:hAnsi="Arial" w:cs="Arial"/>
                <w:sz w:val="20"/>
                <w:szCs w:val="20"/>
              </w:rPr>
            </w:r>
            <w:r w:rsidRPr="006B3845">
              <w:rPr>
                <w:rFonts w:ascii="Arial" w:hAnsi="Arial" w:cs="Arial"/>
                <w:sz w:val="20"/>
                <w:szCs w:val="20"/>
              </w:rPr>
              <w:fldChar w:fldCharType="separate"/>
            </w:r>
            <w:r w:rsidRPr="006B3845">
              <w:rPr>
                <w:rFonts w:ascii="Arial" w:hAnsi="Arial" w:cs="Arial"/>
                <w:sz w:val="20"/>
                <w:szCs w:val="20"/>
              </w:rPr>
              <w:t>2.19</w:t>
            </w:r>
            <w:r w:rsidRPr="006B3845">
              <w:rPr>
                <w:rFonts w:ascii="Arial" w:hAnsi="Arial" w:cs="Arial"/>
                <w:sz w:val="20"/>
                <w:szCs w:val="20"/>
              </w:rPr>
              <w:fldChar w:fldCharType="end"/>
            </w:r>
            <w:r w:rsidRPr="006B3845">
              <w:rPr>
                <w:rFonts w:ascii="Arial" w:hAnsi="Arial" w:cs="Arial"/>
                <w:sz w:val="20"/>
                <w:szCs w:val="20"/>
              </w:rPr>
              <w:t>.)</w:t>
            </w:r>
          </w:p>
        </w:tc>
      </w:tr>
      <w:tr w:rsidRPr="002C6D24" w:rsidR="00863D9C" w:rsidTr="00104D22" w14:paraId="16A0A66B" w14:textId="77777777">
        <w:tc>
          <w:tcPr>
            <w:tcW w:w="3652" w:type="dxa"/>
            <w:shd w:val="clear" w:color="auto" w:fill="auto"/>
            <w:vAlign w:val="center"/>
          </w:tcPr>
          <w:p w:rsidRPr="00591329" w:rsidR="00863D9C" w:rsidP="00104D22" w:rsidRDefault="00863D9C" w14:paraId="156B6C06" w14:textId="5A75638A">
            <w:pPr>
              <w:spacing w:before="60" w:after="60"/>
              <w:rPr>
                <w:rFonts w:ascii="Arial" w:hAnsi="Arial" w:cs="Arial"/>
                <w:sz w:val="20"/>
                <w:szCs w:val="20"/>
              </w:rPr>
            </w:pPr>
            <w:r w:rsidRPr="00591329">
              <w:rPr>
                <w:rFonts w:ascii="Arial" w:hAnsi="Arial" w:cs="Arial"/>
                <w:sz w:val="20"/>
                <w:szCs w:val="20"/>
              </w:rPr>
              <w:t xml:space="preserve">Se il fornitore si avvale di </w:t>
            </w:r>
            <w:r w:rsidRPr="000741E9">
              <w:rPr>
                <w:rFonts w:ascii="Arial" w:hAnsi="Arial" w:cs="Arial"/>
                <w:sz w:val="20"/>
                <w:szCs w:val="20"/>
              </w:rPr>
              <w:t>subfornitore/subappaltatore</w:t>
            </w:r>
            <w:r w:rsidRPr="00591329">
              <w:rPr>
                <w:rFonts w:ascii="Arial" w:hAnsi="Arial" w:cs="Arial"/>
                <w:sz w:val="20"/>
                <w:szCs w:val="20"/>
              </w:rPr>
              <w:t xml:space="preserve"> che tratta i dati in paesi Extra UE/SEE </w:t>
            </w:r>
            <w:r>
              <w:rPr>
                <w:rFonts w:ascii="Arial" w:hAnsi="Arial" w:cs="Arial"/>
                <w:sz w:val="20"/>
                <w:szCs w:val="20"/>
              </w:rPr>
              <w:t xml:space="preserve">o in USA senza l’adesione al Data Privacy Framework, </w:t>
            </w:r>
            <w:r w:rsidRPr="00591329">
              <w:rPr>
                <w:rFonts w:ascii="Arial" w:hAnsi="Arial" w:cs="Arial"/>
                <w:sz w:val="20"/>
                <w:szCs w:val="20"/>
              </w:rPr>
              <w:t>indicare quale strumento previsto dal GDPR è utilizzato per il trasferimento dei dati</w:t>
            </w:r>
            <w:r w:rsidR="00B82E4E">
              <w:rPr>
                <w:rFonts w:ascii="Arial" w:hAnsi="Arial" w:cs="Arial"/>
                <w:sz w:val="20"/>
                <w:szCs w:val="20"/>
              </w:rPr>
              <w:t>.</w:t>
            </w:r>
          </w:p>
        </w:tc>
        <w:tc>
          <w:tcPr>
            <w:tcW w:w="6833" w:type="dxa"/>
            <w:shd w:val="clear" w:color="auto" w:fill="auto"/>
            <w:vAlign w:val="center"/>
          </w:tcPr>
          <w:p w:rsidRPr="00591329" w:rsidR="00863D9C" w:rsidP="00104D22" w:rsidRDefault="00863D9C" w14:paraId="551BF02E" w14:textId="2DD75A4B">
            <w:pPr>
              <w:pStyle w:val="Paragrafoelenco"/>
              <w:numPr>
                <w:ilvl w:val="0"/>
                <w:numId w:val="23"/>
              </w:numPr>
              <w:spacing w:before="60" w:after="60"/>
              <w:rPr>
                <w:rFonts w:ascii="Arial" w:hAnsi="Arial" w:cs="Arial"/>
                <w:sz w:val="20"/>
                <w:szCs w:val="20"/>
              </w:rPr>
            </w:pPr>
            <w:r w:rsidRPr="00591329">
              <w:rPr>
                <w:rFonts w:ascii="Arial" w:hAnsi="Arial" w:cs="Arial"/>
                <w:sz w:val="20"/>
                <w:szCs w:val="20"/>
              </w:rPr>
              <w:t>Trasferimento sulla base di una decisione di adeguatezza (art.45 del GDPR)</w:t>
            </w:r>
          </w:p>
          <w:p w:rsidRPr="00591329" w:rsidR="00863D9C" w:rsidP="00104D22" w:rsidRDefault="00863D9C" w14:paraId="2BD9F1EC" w14:textId="1B2ADCCF">
            <w:pPr>
              <w:pStyle w:val="Paragrafoelenco"/>
              <w:numPr>
                <w:ilvl w:val="0"/>
                <w:numId w:val="23"/>
              </w:numPr>
              <w:spacing w:before="60" w:after="60"/>
              <w:rPr>
                <w:rFonts w:ascii="Arial" w:hAnsi="Arial" w:cs="Arial"/>
                <w:sz w:val="20"/>
                <w:szCs w:val="20"/>
              </w:rPr>
            </w:pPr>
            <w:r w:rsidRPr="00591329">
              <w:rPr>
                <w:rFonts w:ascii="Arial" w:hAnsi="Arial" w:cs="Arial"/>
                <w:sz w:val="20"/>
                <w:szCs w:val="20"/>
              </w:rPr>
              <w:t>Trasferimento soggetto a garanzie adeguate (art.46 del GDPR) - Clausole Contrattuali Tipo</w:t>
            </w:r>
          </w:p>
          <w:p w:rsidRPr="00591329" w:rsidR="00863D9C" w:rsidP="00104D22" w:rsidRDefault="00863D9C" w14:paraId="6322C313" w14:textId="5EC7EF06">
            <w:pPr>
              <w:pStyle w:val="Paragrafoelenco"/>
              <w:numPr>
                <w:ilvl w:val="0"/>
                <w:numId w:val="23"/>
              </w:numPr>
              <w:spacing w:before="60" w:after="60"/>
              <w:rPr>
                <w:rFonts w:ascii="Arial" w:hAnsi="Arial" w:cs="Arial"/>
                <w:sz w:val="20"/>
                <w:szCs w:val="20"/>
              </w:rPr>
            </w:pPr>
            <w:r w:rsidRPr="00591329">
              <w:rPr>
                <w:rFonts w:ascii="Arial" w:hAnsi="Arial" w:cs="Arial"/>
                <w:sz w:val="20"/>
                <w:szCs w:val="20"/>
              </w:rPr>
              <w:t>Norme vincolanti d’impresa (art.47 del GDPR)</w:t>
            </w:r>
          </w:p>
          <w:p w:rsidRPr="00591329" w:rsidR="00863D9C" w:rsidP="00104D22" w:rsidRDefault="00863D9C" w14:paraId="47A28FA9" w14:textId="71960F10">
            <w:pPr>
              <w:pStyle w:val="Paragrafoelenco"/>
              <w:numPr>
                <w:ilvl w:val="0"/>
                <w:numId w:val="23"/>
              </w:numPr>
              <w:spacing w:before="60" w:after="60"/>
              <w:rPr>
                <w:rFonts w:ascii="Arial" w:hAnsi="Arial" w:cs="Arial"/>
                <w:sz w:val="20"/>
                <w:szCs w:val="20"/>
              </w:rPr>
            </w:pPr>
            <w:r w:rsidRPr="00591329">
              <w:rPr>
                <w:rFonts w:ascii="Arial" w:hAnsi="Arial" w:cs="Arial"/>
                <w:sz w:val="20"/>
                <w:szCs w:val="20"/>
              </w:rPr>
              <w:t>Deroghe in specifiche situazioni (art.49 del GDPR)</w:t>
            </w:r>
          </w:p>
          <w:p w:rsidRPr="00591329" w:rsidR="00863D9C" w:rsidP="00104D22" w:rsidRDefault="00863D9C" w14:paraId="426E257B" w14:textId="77777777">
            <w:pPr>
              <w:pStyle w:val="Paragrafoelenco"/>
              <w:numPr>
                <w:ilvl w:val="0"/>
                <w:numId w:val="23"/>
              </w:numPr>
              <w:spacing w:before="60" w:after="60"/>
              <w:rPr>
                <w:rFonts w:ascii="Arial" w:hAnsi="Arial" w:cs="Arial"/>
                <w:sz w:val="20"/>
                <w:szCs w:val="20"/>
              </w:rPr>
            </w:pPr>
            <w:r w:rsidRPr="00591329">
              <w:rPr>
                <w:rFonts w:ascii="Arial" w:hAnsi="Arial" w:cs="Arial"/>
                <w:sz w:val="20"/>
                <w:szCs w:val="20"/>
              </w:rPr>
              <w:t>Altro (specificare)</w:t>
            </w:r>
          </w:p>
        </w:tc>
      </w:tr>
    </w:tbl>
    <w:p w:rsidR="00863D9C" w:rsidP="00863D9C" w:rsidRDefault="00863D9C" w14:paraId="2C1D1C55" w14:textId="77777777">
      <w:pPr>
        <w:spacing w:before="60" w:after="60"/>
      </w:pPr>
    </w:p>
    <w:p w:rsidRPr="00CB2246" w:rsidR="00330EDA" w:rsidP="00B64A13" w:rsidRDefault="007F254B" w14:paraId="5652E670" w14:textId="16D4018A">
      <w:pPr>
        <w:pStyle w:val="Corpotesto"/>
        <w:pageBreakBefore/>
        <w:numPr>
          <w:ilvl w:val="0"/>
          <w:numId w:val="9"/>
        </w:numPr>
        <w:ind w:left="357" w:hanging="357"/>
        <w:outlineLvl w:val="1"/>
        <w:rPr>
          <w:rFonts w:ascii="TIM Sans Light" w:hAnsi="TIM Sans Light"/>
          <w:b/>
        </w:rPr>
      </w:pPr>
      <w:bookmarkStart w:name="_Ref156309172" w:id="45"/>
      <w:r w:rsidRPr="00CB2246">
        <w:rPr>
          <w:rFonts w:ascii="TIM Sans Light" w:hAnsi="TIM Sans Light"/>
          <w:b/>
        </w:rPr>
        <w:t xml:space="preserve">Anagrafica </w:t>
      </w:r>
      <w:r w:rsidRPr="00CB2246" w:rsidR="00190A63">
        <w:rPr>
          <w:rFonts w:ascii="TIM Sans Light" w:hAnsi="TIM Sans Light"/>
          <w:b/>
        </w:rPr>
        <w:t>Soluzioni/Piattaforme</w:t>
      </w:r>
      <w:r w:rsidRPr="00CB2246" w:rsidR="00330EDA">
        <w:rPr>
          <w:rFonts w:ascii="TIM Sans Light" w:hAnsi="TIM Sans Light"/>
          <w:b/>
        </w:rPr>
        <w:t xml:space="preserve">, </w:t>
      </w:r>
      <w:r w:rsidRPr="00CB2246">
        <w:rPr>
          <w:rFonts w:ascii="TIM Sans Light" w:hAnsi="TIM Sans Light"/>
          <w:b/>
        </w:rPr>
        <w:t>Tipo dato, Trattamenti e R</w:t>
      </w:r>
      <w:r w:rsidRPr="00CB2246" w:rsidR="00190A63">
        <w:rPr>
          <w:rFonts w:ascii="TIM Sans Light" w:hAnsi="TIM Sans Light"/>
          <w:b/>
        </w:rPr>
        <w:t>esponsabili dei Trattamenti</w:t>
      </w:r>
      <w:bookmarkEnd w:id="45"/>
    </w:p>
    <w:p w:rsidRPr="00CB2246" w:rsidR="00190A63" w:rsidP="00190A63" w:rsidRDefault="00190A63" w14:paraId="5BA68B8D" w14:textId="77777777">
      <w:pPr>
        <w:pStyle w:val="Corpotesto"/>
        <w:rPr>
          <w:rFonts w:cs="Arial"/>
          <w:b/>
          <w:sz w:val="20"/>
        </w:rPr>
      </w:pPr>
    </w:p>
    <w:tbl>
      <w:tblPr>
        <w:tblW w:w="4951" w:type="pct"/>
        <w:jc w:val="center"/>
        <w:tblCellMar>
          <w:left w:w="0" w:type="dxa"/>
          <w:right w:w="0" w:type="dxa"/>
        </w:tblCellMar>
        <w:tblLook w:val="04A0" w:firstRow="1" w:lastRow="0" w:firstColumn="1" w:lastColumn="0" w:noHBand="0" w:noVBand="1"/>
      </w:tblPr>
      <w:tblGrid>
        <w:gridCol w:w="10334"/>
      </w:tblGrid>
      <w:tr w:rsidRPr="00602738" w:rsidR="00190A63" w:rsidTr="004B6DF0" w14:paraId="2A1FE09F" w14:textId="77777777">
        <w:trPr>
          <w:trHeight w:val="400"/>
          <w:jc w:val="center"/>
        </w:trPr>
        <w:tc>
          <w:tcPr>
            <w:tcW w:w="5000" w:type="pct"/>
            <w:tcBorders>
              <w:top w:val="single" w:color="auto" w:sz="12" w:space="0"/>
              <w:left w:val="single" w:color="auto" w:sz="12" w:space="0"/>
              <w:bottom w:val="single" w:color="auto" w:sz="8" w:space="0"/>
              <w:right w:val="single" w:color="auto" w:sz="12" w:space="0"/>
            </w:tcBorders>
            <w:shd w:val="clear" w:color="auto" w:fill="BFBFBF"/>
            <w:tcMar>
              <w:top w:w="0" w:type="dxa"/>
              <w:left w:w="70" w:type="dxa"/>
              <w:bottom w:w="0" w:type="dxa"/>
              <w:right w:w="70" w:type="dxa"/>
            </w:tcMar>
            <w:vAlign w:val="center"/>
            <w:hideMark/>
          </w:tcPr>
          <w:p w:rsidRPr="00602738" w:rsidR="00190A63" w:rsidP="00792694" w:rsidRDefault="00190A63" w14:paraId="065114FA" w14:textId="203C1A44">
            <w:pPr>
              <w:rPr>
                <w:rFonts w:ascii="Arial" w:hAnsi="Arial" w:cs="Arial"/>
                <w:b/>
                <w:bCs/>
                <w:color w:val="000000"/>
                <w:sz w:val="20"/>
                <w:szCs w:val="20"/>
                <w:lang w:eastAsia="it-IT"/>
              </w:rPr>
            </w:pPr>
            <w:r w:rsidRPr="00602738">
              <w:rPr>
                <w:rFonts w:ascii="Arial" w:hAnsi="Arial" w:cs="Arial"/>
                <w:b/>
                <w:bCs/>
                <w:color w:val="000000"/>
                <w:sz w:val="20"/>
                <w:szCs w:val="20"/>
                <w:lang w:eastAsia="it-IT"/>
              </w:rPr>
              <w:t>Soluzioni per le quali TIM è Titolare dei Trattamenti</w:t>
            </w:r>
            <w:r w:rsidRPr="00602738">
              <w:rPr>
                <w:rStyle w:val="Rimandonotaapidipagina"/>
                <w:rFonts w:ascii="Arial" w:hAnsi="Arial" w:cs="Arial"/>
                <w:b/>
                <w:bCs/>
                <w:color w:val="000000"/>
                <w:sz w:val="20"/>
                <w:szCs w:val="20"/>
                <w:lang w:eastAsia="it-IT"/>
              </w:rPr>
              <w:footnoteReference w:id="8"/>
            </w:r>
          </w:p>
        </w:tc>
      </w:tr>
      <w:tr w:rsidRPr="00602738" w:rsidR="00190A63" w:rsidTr="004B6DF0" w14:paraId="372888C0" w14:textId="77777777">
        <w:trPr>
          <w:trHeight w:val="300"/>
          <w:jc w:val="center"/>
        </w:trPr>
        <w:tc>
          <w:tcPr>
            <w:tcW w:w="5000" w:type="pct"/>
            <w:tcBorders>
              <w:top w:val="single" w:color="auto" w:sz="8" w:space="0"/>
              <w:left w:val="single" w:color="auto" w:sz="12" w:space="0"/>
              <w:bottom w:val="single" w:color="auto" w:sz="12" w:space="0"/>
              <w:right w:val="single" w:color="auto" w:sz="12" w:space="0"/>
            </w:tcBorders>
            <w:tcMar>
              <w:top w:w="0" w:type="dxa"/>
              <w:left w:w="70" w:type="dxa"/>
              <w:bottom w:w="0" w:type="dxa"/>
              <w:right w:w="70" w:type="dxa"/>
            </w:tcMar>
            <w:vAlign w:val="center"/>
          </w:tcPr>
          <w:p w:rsidRPr="00602738" w:rsidR="00190A63" w:rsidP="00792694" w:rsidRDefault="00190A63" w14:paraId="23F902AA" w14:textId="77777777">
            <w:pPr>
              <w:rPr>
                <w:rFonts w:ascii="Arial" w:hAnsi="Arial" w:cs="Arial"/>
                <w:color w:val="000000"/>
                <w:sz w:val="20"/>
                <w:szCs w:val="20"/>
                <w:lang w:eastAsia="it-IT"/>
              </w:rPr>
            </w:pPr>
          </w:p>
        </w:tc>
      </w:tr>
    </w:tbl>
    <w:p w:rsidRPr="00602738" w:rsidR="00190A63" w:rsidP="00190A63" w:rsidRDefault="00190A63" w14:paraId="6FD049A2" w14:textId="2703DA5F">
      <w:pPr>
        <w:pStyle w:val="Corpotesto"/>
        <w:rPr>
          <w:rFonts w:cs="Arial"/>
          <w:b/>
          <w:sz w:val="20"/>
        </w:rPr>
      </w:pPr>
    </w:p>
    <w:tbl>
      <w:tblPr>
        <w:tblW w:w="10343"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left w:w="70" w:type="dxa"/>
          <w:right w:w="70" w:type="dxa"/>
        </w:tblCellMar>
        <w:tblLook w:val="04A0" w:firstRow="1" w:lastRow="0" w:firstColumn="1" w:lastColumn="0" w:noHBand="0" w:noVBand="1"/>
      </w:tblPr>
      <w:tblGrid>
        <w:gridCol w:w="1552"/>
        <w:gridCol w:w="1799"/>
        <w:gridCol w:w="4923"/>
        <w:gridCol w:w="2069"/>
      </w:tblGrid>
      <w:tr w:rsidRPr="00602738" w:rsidR="00F9326C" w:rsidTr="00104D22" w14:paraId="12F5E01E" w14:textId="77777777">
        <w:trPr>
          <w:trHeight w:val="300"/>
          <w:tblHeader/>
          <w:jc w:val="center"/>
        </w:trPr>
        <w:tc>
          <w:tcPr>
            <w:tcW w:w="10343" w:type="dxa"/>
            <w:gridSpan w:val="4"/>
            <w:shd w:val="clear" w:color="auto" w:fill="BFBFBF" w:themeFill="background1" w:themeFillShade="BF"/>
            <w:vAlign w:val="center"/>
          </w:tcPr>
          <w:p w:rsidRPr="00602738" w:rsidR="00F9326C" w:rsidP="00B11228" w:rsidRDefault="00F9326C" w14:paraId="51505C68" w14:textId="10AFADA2">
            <w:pPr>
              <w:rPr>
                <w:rFonts w:ascii="Arial" w:hAnsi="Arial" w:cs="Arial"/>
                <w:b/>
                <w:bCs/>
                <w:sz w:val="20"/>
                <w:szCs w:val="20"/>
                <w:lang w:eastAsia="zh-CN"/>
              </w:rPr>
            </w:pPr>
            <w:r w:rsidRPr="00602738">
              <w:rPr>
                <w:rFonts w:ascii="Arial" w:hAnsi="Arial" w:cs="Arial"/>
                <w:b/>
                <w:bCs/>
                <w:color w:val="000000"/>
                <w:sz w:val="20"/>
                <w:szCs w:val="20"/>
                <w:lang w:eastAsia="it-IT"/>
              </w:rPr>
              <w:t xml:space="preserve">Soluzioni per le quali TIM o fornitori/partner sono Responsabili </w:t>
            </w:r>
            <w:del w:author="Pernaselci Alessandro" w:date="2025-04-23T09:42:00Z" w:id="46">
              <w:r w:rsidRPr="00602738" w:rsidDel="00367439">
                <w:rPr>
                  <w:rFonts w:ascii="Arial" w:hAnsi="Arial" w:cs="Arial"/>
                  <w:b/>
                  <w:bCs/>
                  <w:color w:val="000000"/>
                  <w:sz w:val="20"/>
                  <w:szCs w:val="20"/>
                  <w:lang w:eastAsia="it-IT"/>
                </w:rPr>
                <w:delText>a</w:delText>
              </w:r>
            </w:del>
            <w:ins w:author="Pernaselci Alessandro" w:date="2025-04-23T09:42:00Z" w:id="47">
              <w:r w:rsidR="00367439">
                <w:rPr>
                  <w:rFonts w:ascii="Arial" w:hAnsi="Arial" w:cs="Arial"/>
                  <w:b/>
                  <w:bCs/>
                  <w:color w:val="000000"/>
                  <w:sz w:val="20"/>
                  <w:szCs w:val="20"/>
                  <w:lang w:eastAsia="it-IT"/>
                </w:rPr>
                <w:t>de</w:t>
              </w:r>
            </w:ins>
            <w:r w:rsidRPr="00602738">
              <w:rPr>
                <w:rFonts w:ascii="Arial" w:hAnsi="Arial" w:cs="Arial"/>
                <w:b/>
                <w:bCs/>
                <w:color w:val="000000"/>
                <w:sz w:val="20"/>
                <w:szCs w:val="20"/>
                <w:lang w:eastAsia="it-IT"/>
              </w:rPr>
              <w:t>l Trattamento</w:t>
            </w:r>
          </w:p>
        </w:tc>
      </w:tr>
      <w:tr w:rsidRPr="00602738" w:rsidR="00F9326C" w:rsidTr="007166AB" w14:paraId="656B2A45" w14:textId="77777777">
        <w:trPr>
          <w:trHeight w:val="300"/>
          <w:tblHeader/>
          <w:jc w:val="center"/>
        </w:trPr>
        <w:tc>
          <w:tcPr>
            <w:tcW w:w="1552" w:type="dxa"/>
            <w:shd w:val="clear" w:color="auto" w:fill="BFBFBF" w:themeFill="background1" w:themeFillShade="BF"/>
            <w:vAlign w:val="center"/>
            <w:hideMark/>
          </w:tcPr>
          <w:p w:rsidRPr="00602738" w:rsidR="00F9326C" w:rsidP="007166AB" w:rsidRDefault="00F9326C" w14:paraId="0B243128" w14:textId="2EF928BB">
            <w:pPr>
              <w:jc w:val="center"/>
              <w:rPr>
                <w:rFonts w:ascii="Arial" w:hAnsi="Arial" w:cs="Arial"/>
                <w:b/>
                <w:bCs/>
                <w:sz w:val="20"/>
                <w:szCs w:val="20"/>
                <w:lang w:eastAsia="zh-CN"/>
              </w:rPr>
            </w:pPr>
            <w:r w:rsidRPr="00602738">
              <w:rPr>
                <w:rFonts w:ascii="Arial" w:hAnsi="Arial" w:cs="Arial"/>
                <w:b/>
                <w:bCs/>
                <w:sz w:val="20"/>
                <w:szCs w:val="20"/>
                <w:lang w:eastAsia="zh-CN"/>
              </w:rPr>
              <w:t>Nome Soluzione (Tipologia soluzione</w:t>
            </w:r>
            <w:r w:rsidR="005A775F">
              <w:rPr>
                <w:rFonts w:ascii="Arial" w:hAnsi="Arial" w:cs="Arial"/>
                <w:b/>
                <w:bCs/>
                <w:sz w:val="20"/>
                <w:szCs w:val="20"/>
                <w:lang w:eastAsia="zh-CN"/>
              </w:rPr>
              <w:t xml:space="preserve"> </w:t>
            </w:r>
            <w:r w:rsidRPr="00602738">
              <w:rPr>
                <w:rFonts w:ascii="Arial" w:hAnsi="Arial" w:cs="Arial"/>
                <w:b/>
                <w:bCs/>
                <w:sz w:val="20"/>
                <w:szCs w:val="20"/>
                <w:lang w:eastAsia="zh-CN"/>
              </w:rPr>
              <w:t>Standard o Custom)</w:t>
            </w:r>
          </w:p>
        </w:tc>
        <w:tc>
          <w:tcPr>
            <w:tcW w:w="1799" w:type="dxa"/>
            <w:shd w:val="clear" w:color="auto" w:fill="BFBFBF" w:themeFill="background1" w:themeFillShade="BF"/>
            <w:vAlign w:val="center"/>
            <w:hideMark/>
          </w:tcPr>
          <w:p w:rsidRPr="00602738" w:rsidR="00F9326C" w:rsidP="007166AB" w:rsidRDefault="00F9326C" w14:paraId="067E89F3" w14:textId="77777777">
            <w:pPr>
              <w:jc w:val="center"/>
              <w:rPr>
                <w:rFonts w:ascii="Arial" w:hAnsi="Arial" w:cs="Arial"/>
                <w:b/>
                <w:bCs/>
                <w:sz w:val="20"/>
                <w:szCs w:val="20"/>
                <w:lang w:eastAsia="zh-CN"/>
              </w:rPr>
            </w:pPr>
            <w:r w:rsidRPr="00602738">
              <w:rPr>
                <w:rFonts w:ascii="Arial" w:hAnsi="Arial" w:cs="Arial"/>
                <w:b/>
                <w:bCs/>
                <w:sz w:val="20"/>
                <w:szCs w:val="20"/>
                <w:lang w:eastAsia="zh-CN"/>
              </w:rPr>
              <w:t>Tipologia Dati (Perimetro di Compliance)</w:t>
            </w:r>
            <w:r w:rsidRPr="00602738">
              <w:rPr>
                <w:rStyle w:val="Rimandonotaapidipagina"/>
                <w:rFonts w:ascii="Arial" w:hAnsi="Arial" w:cs="Arial"/>
                <w:b/>
                <w:bCs/>
                <w:sz w:val="20"/>
                <w:szCs w:val="20"/>
                <w:lang w:eastAsia="zh-CN"/>
              </w:rPr>
              <w:footnoteReference w:id="9"/>
            </w:r>
          </w:p>
        </w:tc>
        <w:tc>
          <w:tcPr>
            <w:tcW w:w="4923" w:type="dxa"/>
            <w:shd w:val="clear" w:color="auto" w:fill="BFBFBF" w:themeFill="background1" w:themeFillShade="BF"/>
            <w:vAlign w:val="center"/>
          </w:tcPr>
          <w:p w:rsidRPr="00602738" w:rsidR="00F9326C" w:rsidP="007166AB" w:rsidRDefault="00F9326C" w14:paraId="3F7EEE84" w14:textId="4230B44D">
            <w:pPr>
              <w:jc w:val="center"/>
              <w:rPr>
                <w:rFonts w:ascii="Arial" w:hAnsi="Arial" w:cs="Arial"/>
                <w:b/>
                <w:bCs/>
                <w:sz w:val="20"/>
                <w:szCs w:val="20"/>
                <w:lang w:eastAsia="zh-CN"/>
              </w:rPr>
            </w:pPr>
            <w:r w:rsidRPr="00602738">
              <w:rPr>
                <w:rFonts w:ascii="Arial" w:hAnsi="Arial" w:cs="Arial"/>
                <w:b/>
                <w:bCs/>
                <w:sz w:val="20"/>
                <w:szCs w:val="20"/>
                <w:lang w:eastAsia="zh-CN"/>
              </w:rPr>
              <w:t xml:space="preserve">Categorie di Trattamenti </w:t>
            </w:r>
            <w:r w:rsidRPr="00602738" w:rsidR="00B11228">
              <w:rPr>
                <w:rFonts w:ascii="Arial" w:hAnsi="Arial" w:cs="Arial"/>
                <w:b/>
                <w:bCs/>
                <w:sz w:val="20"/>
                <w:szCs w:val="20"/>
                <w:lang w:eastAsia="zh-CN"/>
              </w:rPr>
              <w:t xml:space="preserve">- </w:t>
            </w:r>
            <w:r w:rsidRPr="00602738">
              <w:rPr>
                <w:rFonts w:ascii="Arial" w:hAnsi="Arial" w:cs="Arial"/>
                <w:b/>
                <w:bCs/>
                <w:sz w:val="20"/>
                <w:szCs w:val="20"/>
                <w:lang w:eastAsia="zh-CN"/>
              </w:rPr>
              <w:t>Responsabili dei Trattamenti</w:t>
            </w:r>
            <w:r w:rsidRPr="00602738">
              <w:rPr>
                <w:rStyle w:val="Rimandonotaapidipagina"/>
                <w:rFonts w:ascii="Arial" w:hAnsi="Arial" w:cs="Arial"/>
                <w:b/>
                <w:bCs/>
                <w:sz w:val="20"/>
                <w:szCs w:val="20"/>
                <w:lang w:eastAsia="zh-CN"/>
              </w:rPr>
              <w:footnoteReference w:id="10"/>
            </w:r>
          </w:p>
        </w:tc>
        <w:tc>
          <w:tcPr>
            <w:tcW w:w="2069" w:type="dxa"/>
            <w:shd w:val="clear" w:color="auto" w:fill="BFBFBF" w:themeFill="background1" w:themeFillShade="BF"/>
            <w:vAlign w:val="center"/>
          </w:tcPr>
          <w:p w:rsidRPr="00602738" w:rsidR="00F9326C" w:rsidP="007166AB" w:rsidRDefault="00F9326C" w14:paraId="2BAEA135" w14:textId="493CBA5F">
            <w:pPr>
              <w:jc w:val="center"/>
              <w:rPr>
                <w:rFonts w:ascii="Arial" w:hAnsi="Arial" w:cs="Arial"/>
                <w:b/>
                <w:bCs/>
                <w:sz w:val="20"/>
                <w:szCs w:val="20"/>
                <w:lang w:eastAsia="zh-CN"/>
              </w:rPr>
            </w:pPr>
            <w:r w:rsidRPr="00602738">
              <w:rPr>
                <w:rFonts w:ascii="Arial" w:hAnsi="Arial" w:cs="Arial"/>
                <w:b/>
                <w:bCs/>
                <w:sz w:val="20"/>
                <w:szCs w:val="20"/>
                <w:lang w:eastAsia="zh-CN"/>
              </w:rPr>
              <w:t>Ubicazione piattaforma</w:t>
            </w:r>
            <w:r w:rsidRPr="00602738">
              <w:rPr>
                <w:rStyle w:val="Rimandonotaapidipagina"/>
                <w:rFonts w:ascii="Arial" w:hAnsi="Arial" w:cs="Arial"/>
                <w:b/>
                <w:bCs/>
                <w:sz w:val="20"/>
                <w:szCs w:val="20"/>
                <w:lang w:eastAsia="zh-CN"/>
              </w:rPr>
              <w:footnoteReference w:id="11"/>
            </w:r>
          </w:p>
        </w:tc>
      </w:tr>
      <w:tr w:rsidRPr="00602738" w:rsidR="00F9326C" w:rsidTr="00104D22" w14:paraId="537B59E1" w14:textId="77777777">
        <w:trPr>
          <w:trHeight w:val="327"/>
          <w:jc w:val="center"/>
        </w:trPr>
        <w:tc>
          <w:tcPr>
            <w:tcW w:w="1552" w:type="dxa"/>
            <w:vAlign w:val="center"/>
            <w:hideMark/>
          </w:tcPr>
          <w:p w:rsidRPr="00602738" w:rsidR="00F9326C" w:rsidP="00B11228" w:rsidRDefault="00F9326C" w14:paraId="5B4185DC" w14:textId="0BFC413C">
            <w:pPr>
              <w:rPr>
                <w:rFonts w:ascii="Arial" w:hAnsi="Arial" w:cs="Arial"/>
                <w:color w:val="000000"/>
                <w:sz w:val="20"/>
                <w:szCs w:val="20"/>
                <w:lang w:eastAsia="zh-CN"/>
              </w:rPr>
            </w:pPr>
            <w:r w:rsidRPr="00602738">
              <w:rPr>
                <w:rFonts w:ascii="Arial" w:hAnsi="Arial" w:cs="Arial"/>
                <w:color w:val="000000"/>
                <w:sz w:val="20"/>
                <w:szCs w:val="20"/>
                <w:lang w:eastAsia="zh-CN"/>
              </w:rPr>
              <w:t xml:space="preserve">Es. Soluzione DCS c/o </w:t>
            </w:r>
            <w:proofErr w:type="spellStart"/>
            <w:r w:rsidRPr="00602738">
              <w:rPr>
                <w:rFonts w:ascii="Arial" w:hAnsi="Arial" w:cs="Arial"/>
                <w:color w:val="000000"/>
                <w:sz w:val="20"/>
                <w:szCs w:val="20"/>
                <w:lang w:eastAsia="zh-CN"/>
              </w:rPr>
              <w:t>DataCenter</w:t>
            </w:r>
            <w:proofErr w:type="spellEnd"/>
            <w:r w:rsidRPr="00602738">
              <w:rPr>
                <w:rFonts w:ascii="Arial" w:hAnsi="Arial" w:cs="Arial"/>
                <w:color w:val="000000"/>
                <w:sz w:val="20"/>
                <w:szCs w:val="20"/>
                <w:lang w:eastAsia="zh-CN"/>
              </w:rPr>
              <w:t xml:space="preserve"> </w:t>
            </w:r>
          </w:p>
          <w:p w:rsidRPr="00602738" w:rsidR="00F9326C" w:rsidP="00B11228" w:rsidRDefault="00F9326C" w14:paraId="0CBBB35F" w14:textId="5A06E68A">
            <w:pPr>
              <w:rPr>
                <w:rFonts w:ascii="Arial" w:hAnsi="Arial" w:cs="Arial"/>
                <w:color w:val="000000"/>
                <w:sz w:val="20"/>
                <w:szCs w:val="20"/>
                <w:lang w:eastAsia="zh-CN"/>
              </w:rPr>
            </w:pPr>
            <w:r w:rsidRPr="00602738">
              <w:rPr>
                <w:rFonts w:ascii="Arial" w:hAnsi="Arial" w:cs="Arial"/>
                <w:color w:val="000000"/>
                <w:sz w:val="20"/>
                <w:szCs w:val="20"/>
                <w:lang w:eastAsia="zh-CN"/>
              </w:rPr>
              <w:t>(Indicare “C” se completamente custom</w:t>
            </w:r>
            <w:r w:rsidR="00004485">
              <w:rPr>
                <w:rFonts w:ascii="Arial" w:hAnsi="Arial" w:cs="Arial"/>
                <w:color w:val="000000"/>
                <w:sz w:val="20"/>
                <w:szCs w:val="20"/>
                <w:lang w:eastAsia="zh-CN"/>
              </w:rPr>
              <w:t xml:space="preserve"> o servizio </w:t>
            </w:r>
            <w:r w:rsidRPr="00BA5E04" w:rsidR="00004485">
              <w:rPr>
                <w:rFonts w:ascii="Arial" w:hAnsi="Arial" w:cs="Arial"/>
                <w:color w:val="000000"/>
                <w:sz w:val="20"/>
                <w:szCs w:val="20"/>
                <w:lang w:eastAsia="zh-CN"/>
              </w:rPr>
              <w:t xml:space="preserve">standard con </w:t>
            </w:r>
            <w:r w:rsidR="00004485">
              <w:rPr>
                <w:rFonts w:ascii="Arial" w:hAnsi="Arial" w:cs="Arial"/>
                <w:color w:val="000000"/>
                <w:sz w:val="20"/>
                <w:szCs w:val="20"/>
                <w:lang w:eastAsia="zh-CN"/>
              </w:rPr>
              <w:t>customizzazioni GDPR</w:t>
            </w:r>
            <w:r w:rsidRPr="00BA5E04" w:rsidR="00004485">
              <w:rPr>
                <w:rFonts w:ascii="Arial" w:hAnsi="Arial" w:cs="Arial"/>
                <w:color w:val="000000"/>
                <w:sz w:val="20"/>
                <w:szCs w:val="20"/>
                <w:lang w:eastAsia="zh-CN"/>
              </w:rPr>
              <w:t xml:space="preserve"> ad es. Hosting Evoluto con dati sanitari</w:t>
            </w:r>
            <w:r w:rsidR="00004485">
              <w:rPr>
                <w:rFonts w:ascii="Arial" w:hAnsi="Arial" w:cs="Arial"/>
                <w:color w:val="000000"/>
                <w:sz w:val="20"/>
                <w:szCs w:val="20"/>
                <w:lang w:eastAsia="zh-CN"/>
              </w:rPr>
              <w:t>;</w:t>
            </w:r>
          </w:p>
          <w:p w:rsidRPr="00602738" w:rsidR="00F9326C" w:rsidP="00B11228" w:rsidRDefault="00F9326C" w14:paraId="17DCFD95" w14:textId="77777777">
            <w:pPr>
              <w:rPr>
                <w:rFonts w:ascii="Arial" w:hAnsi="Arial" w:cs="Arial"/>
                <w:color w:val="000000"/>
                <w:sz w:val="20"/>
                <w:szCs w:val="20"/>
                <w:lang w:eastAsia="zh-CN"/>
              </w:rPr>
            </w:pPr>
            <w:r w:rsidRPr="00602738">
              <w:rPr>
                <w:rFonts w:ascii="Arial" w:hAnsi="Arial" w:cs="Arial"/>
                <w:color w:val="000000"/>
                <w:sz w:val="20"/>
                <w:szCs w:val="20"/>
                <w:lang w:eastAsia="zh-CN"/>
              </w:rPr>
              <w:t>Indicare “S” se standard”)</w:t>
            </w:r>
            <w:r w:rsidRPr="00602738">
              <w:rPr>
                <w:rStyle w:val="Rimandonotaapidipagina"/>
                <w:rFonts w:ascii="Arial" w:hAnsi="Arial" w:cs="Arial"/>
                <w:color w:val="000000"/>
                <w:sz w:val="20"/>
                <w:szCs w:val="20"/>
                <w:lang w:eastAsia="zh-CN"/>
              </w:rPr>
              <w:footnoteReference w:id="12"/>
            </w:r>
          </w:p>
        </w:tc>
        <w:tc>
          <w:tcPr>
            <w:tcW w:w="1799" w:type="dxa"/>
            <w:shd w:val="clear" w:color="auto" w:fill="FFFFFF"/>
            <w:vAlign w:val="center"/>
            <w:hideMark/>
          </w:tcPr>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649"/>
            </w:tblGrid>
            <w:tr w:rsidRPr="00602738" w:rsidR="00F9326C" w:rsidTr="00B11228" w14:paraId="54A2A8E5" w14:textId="77777777">
              <w:trPr>
                <w:trHeight w:val="300"/>
              </w:trPr>
              <w:tc>
                <w:tcPr>
                  <w:tcW w:w="5000" w:type="pct"/>
                  <w:tcMar>
                    <w:top w:w="0" w:type="dxa"/>
                    <w:left w:w="70" w:type="dxa"/>
                    <w:bottom w:w="0" w:type="dxa"/>
                    <w:right w:w="70" w:type="dxa"/>
                  </w:tcMar>
                  <w:vAlign w:val="center"/>
                  <w:hideMark/>
                </w:tcPr>
                <w:p w:rsidRPr="00602738" w:rsidR="00F9326C" w:rsidP="00B11228" w:rsidRDefault="00F9326C" w14:paraId="13F90E34" w14:textId="77777777">
                  <w:pPr>
                    <w:rPr>
                      <w:rFonts w:ascii="Arial" w:hAnsi="Arial" w:cs="Arial"/>
                      <w:color w:val="000000"/>
                      <w:sz w:val="20"/>
                      <w:szCs w:val="20"/>
                      <w:lang w:eastAsia="it-IT"/>
                    </w:rPr>
                  </w:pPr>
                  <w:r w:rsidRPr="00602738">
                    <w:rPr>
                      <w:rFonts w:ascii="Arial" w:hAnsi="Arial" w:cs="Arial"/>
                      <w:color w:val="000000"/>
                      <w:sz w:val="20"/>
                      <w:szCs w:val="20"/>
                      <w:lang w:eastAsia="it-IT"/>
                    </w:rPr>
                    <w:t>NO Dati Personali (solo Perimetro 231)</w:t>
                  </w:r>
                  <w:r w:rsidRPr="00602738">
                    <w:rPr>
                      <w:rStyle w:val="Rimandonotaapidipagina"/>
                      <w:rFonts w:ascii="Arial" w:hAnsi="Arial" w:cs="Arial"/>
                      <w:color w:val="000000"/>
                      <w:sz w:val="20"/>
                      <w:szCs w:val="20"/>
                      <w:lang w:eastAsia="it-IT"/>
                    </w:rPr>
                    <w:footnoteReference w:id="13"/>
                  </w:r>
                </w:p>
              </w:tc>
            </w:tr>
            <w:tr w:rsidRPr="00602738" w:rsidR="00F9326C" w:rsidTr="00B11228" w14:paraId="6083C6B8" w14:textId="77777777">
              <w:trPr>
                <w:trHeight w:val="300"/>
              </w:trPr>
              <w:tc>
                <w:tcPr>
                  <w:tcW w:w="5000" w:type="pct"/>
                  <w:tcMar>
                    <w:top w:w="0" w:type="dxa"/>
                    <w:left w:w="70" w:type="dxa"/>
                    <w:bottom w:w="0" w:type="dxa"/>
                    <w:right w:w="70" w:type="dxa"/>
                  </w:tcMar>
                  <w:vAlign w:val="center"/>
                  <w:hideMark/>
                </w:tcPr>
                <w:p w:rsidRPr="00602738" w:rsidR="00F9326C" w:rsidP="00B11228" w:rsidRDefault="00F9326C" w14:paraId="7F364862" w14:textId="4463F968">
                  <w:pPr>
                    <w:rPr>
                      <w:rFonts w:ascii="Arial" w:hAnsi="Arial" w:cs="Arial"/>
                      <w:color w:val="000000"/>
                      <w:sz w:val="20"/>
                      <w:szCs w:val="20"/>
                      <w:lang w:eastAsia="it-IT"/>
                    </w:rPr>
                  </w:pPr>
                  <w:r w:rsidRPr="00602738">
                    <w:rPr>
                      <w:rFonts w:ascii="Arial" w:hAnsi="Arial" w:cs="Arial"/>
                      <w:color w:val="000000"/>
                      <w:sz w:val="20"/>
                      <w:szCs w:val="20"/>
                      <w:lang w:eastAsia="it-IT"/>
                    </w:rPr>
                    <w:t>Dati Personali</w:t>
                  </w:r>
                </w:p>
              </w:tc>
            </w:tr>
            <w:tr w:rsidRPr="00602738" w:rsidR="00F9326C" w:rsidTr="00B11228" w14:paraId="45AAA46A" w14:textId="77777777">
              <w:trPr>
                <w:trHeight w:val="300"/>
              </w:trPr>
              <w:tc>
                <w:tcPr>
                  <w:tcW w:w="5000" w:type="pct"/>
                  <w:tcMar>
                    <w:top w:w="0" w:type="dxa"/>
                    <w:left w:w="70" w:type="dxa"/>
                    <w:bottom w:w="0" w:type="dxa"/>
                    <w:right w:w="70" w:type="dxa"/>
                  </w:tcMar>
                  <w:vAlign w:val="center"/>
                  <w:hideMark/>
                </w:tcPr>
                <w:p w:rsidRPr="00602738" w:rsidR="00F9326C" w:rsidP="00B11228" w:rsidRDefault="0092736B" w14:paraId="3A6B6912" w14:textId="21AD379B">
                  <w:pPr>
                    <w:rPr>
                      <w:rFonts w:ascii="Arial" w:hAnsi="Arial" w:cs="Arial"/>
                      <w:color w:val="000000"/>
                      <w:sz w:val="20"/>
                      <w:szCs w:val="20"/>
                      <w:lang w:eastAsia="it-IT"/>
                    </w:rPr>
                  </w:pPr>
                  <w:r w:rsidRPr="00BA5E04">
                    <w:rPr>
                      <w:rFonts w:ascii="Arial" w:hAnsi="Arial" w:cs="Arial"/>
                      <w:color w:val="000000"/>
                      <w:sz w:val="20"/>
                      <w:szCs w:val="20"/>
                      <w:lang w:eastAsia="it-IT"/>
                    </w:rPr>
                    <w:t xml:space="preserve">Dati particolari (dati sensibili) e dati </w:t>
                  </w:r>
                  <w:r>
                    <w:rPr>
                      <w:rFonts w:ascii="Arial" w:hAnsi="Arial" w:cs="Arial"/>
                      <w:color w:val="000000"/>
                      <w:sz w:val="20"/>
                      <w:szCs w:val="20"/>
                      <w:lang w:eastAsia="it-IT"/>
                    </w:rPr>
                    <w:t>giudiziari</w:t>
                  </w:r>
                  <w:r w:rsidRPr="00BA5E04">
                    <w:rPr>
                      <w:rFonts w:ascii="Arial" w:hAnsi="Arial" w:cs="Arial"/>
                      <w:color w:val="000000"/>
                      <w:sz w:val="20"/>
                      <w:szCs w:val="20"/>
                      <w:lang w:eastAsia="it-IT"/>
                    </w:rPr>
                    <w:t xml:space="preserve"> </w:t>
                  </w:r>
                  <w:r>
                    <w:rPr>
                      <w:rFonts w:ascii="Arial" w:hAnsi="Arial" w:cs="Arial"/>
                      <w:color w:val="000000"/>
                      <w:sz w:val="20"/>
                      <w:szCs w:val="20"/>
                      <w:lang w:eastAsia="it-IT"/>
                    </w:rPr>
                    <w:t>(</w:t>
                  </w:r>
                  <w:r w:rsidRPr="00BA5E04">
                    <w:rPr>
                      <w:rFonts w:ascii="Arial" w:hAnsi="Arial" w:cs="Arial"/>
                      <w:color w:val="000000"/>
                      <w:sz w:val="20"/>
                      <w:szCs w:val="20"/>
                      <w:lang w:eastAsia="it-IT"/>
                    </w:rPr>
                    <w:t>relativi a condanne penali e reati</w:t>
                  </w:r>
                  <w:r>
                    <w:rPr>
                      <w:rFonts w:ascii="Arial" w:hAnsi="Arial" w:cs="Arial"/>
                      <w:color w:val="000000"/>
                      <w:sz w:val="20"/>
                      <w:szCs w:val="20"/>
                      <w:lang w:eastAsia="it-IT"/>
                    </w:rPr>
                    <w:t>)</w:t>
                  </w:r>
                </w:p>
              </w:tc>
            </w:tr>
            <w:tr w:rsidRPr="00602738" w:rsidR="00F9326C" w:rsidTr="00B11228" w14:paraId="4497DFF3" w14:textId="77777777">
              <w:trPr>
                <w:trHeight w:val="300"/>
              </w:trPr>
              <w:tc>
                <w:tcPr>
                  <w:tcW w:w="5000" w:type="pct"/>
                  <w:tcMar>
                    <w:top w:w="0" w:type="dxa"/>
                    <w:left w:w="70" w:type="dxa"/>
                    <w:bottom w:w="0" w:type="dxa"/>
                    <w:right w:w="70" w:type="dxa"/>
                  </w:tcMar>
                  <w:vAlign w:val="center"/>
                  <w:hideMark/>
                </w:tcPr>
                <w:p w:rsidRPr="00602738" w:rsidR="00F9326C" w:rsidP="00B11228" w:rsidRDefault="00C54DAB" w14:paraId="3E725E49" w14:textId="71431A21">
                  <w:pPr>
                    <w:rPr>
                      <w:rFonts w:ascii="Arial" w:hAnsi="Arial" w:cs="Arial"/>
                      <w:color w:val="000000"/>
                      <w:sz w:val="20"/>
                      <w:szCs w:val="20"/>
                      <w:lang w:eastAsia="it-IT"/>
                    </w:rPr>
                  </w:pPr>
                  <w:r w:rsidRPr="00BA5E04">
                    <w:rPr>
                      <w:rFonts w:ascii="Arial" w:hAnsi="Arial" w:cs="Arial"/>
                      <w:color w:val="000000"/>
                      <w:sz w:val="20"/>
                      <w:szCs w:val="20"/>
                      <w:lang w:eastAsia="it-IT"/>
                    </w:rPr>
                    <w:t xml:space="preserve">Dati </w:t>
                  </w:r>
                  <w:r>
                    <w:rPr>
                      <w:rFonts w:ascii="Arial" w:hAnsi="Arial" w:cs="Arial"/>
                      <w:color w:val="000000"/>
                      <w:sz w:val="20"/>
                      <w:szCs w:val="20"/>
                      <w:lang w:eastAsia="it-IT"/>
                    </w:rPr>
                    <w:t xml:space="preserve">personali </w:t>
                  </w:r>
                  <w:r w:rsidRPr="00BA5E04">
                    <w:rPr>
                      <w:rFonts w:ascii="Arial" w:hAnsi="Arial" w:cs="Arial"/>
                      <w:color w:val="000000"/>
                      <w:sz w:val="20"/>
                      <w:szCs w:val="20"/>
                      <w:lang w:eastAsia="it-IT"/>
                    </w:rPr>
                    <w:t xml:space="preserve">relativi alla </w:t>
                  </w:r>
                  <w:r w:rsidRPr="00BA5E04" w:rsidR="006259F3">
                    <w:rPr>
                      <w:rFonts w:ascii="Arial" w:hAnsi="Arial" w:cs="Arial"/>
                      <w:color w:val="000000"/>
                      <w:sz w:val="20"/>
                      <w:szCs w:val="20"/>
                      <w:lang w:eastAsia="it-IT"/>
                    </w:rPr>
                    <w:t xml:space="preserve">salute </w:t>
                  </w:r>
                  <w:r>
                    <w:rPr>
                      <w:rFonts w:ascii="Arial" w:hAnsi="Arial" w:cs="Arial"/>
                      <w:color w:val="000000"/>
                      <w:sz w:val="20"/>
                      <w:szCs w:val="20"/>
                      <w:lang w:eastAsia="it-IT"/>
                    </w:rPr>
                    <w:t>(</w:t>
                  </w:r>
                  <w:r w:rsidR="006259F3">
                    <w:rPr>
                      <w:rFonts w:ascii="Arial" w:hAnsi="Arial" w:cs="Arial"/>
                      <w:color w:val="000000"/>
                      <w:sz w:val="20"/>
                      <w:szCs w:val="20"/>
                      <w:lang w:eastAsia="it-IT"/>
                    </w:rPr>
                    <w:t>Sanitari</w:t>
                  </w:r>
                  <w:r>
                    <w:rPr>
                      <w:rFonts w:ascii="Arial" w:hAnsi="Arial" w:cs="Arial"/>
                      <w:color w:val="000000"/>
                      <w:sz w:val="20"/>
                      <w:szCs w:val="20"/>
                      <w:lang w:eastAsia="it-IT"/>
                    </w:rPr>
                    <w:t>)</w:t>
                  </w:r>
                </w:p>
              </w:tc>
            </w:tr>
            <w:tr w:rsidRPr="00602738" w:rsidR="00F9326C" w:rsidTr="00B11228" w14:paraId="27FB9B0E"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1177476B" w14:textId="4F130841">
                  <w:pPr>
                    <w:rPr>
                      <w:rFonts w:ascii="Arial" w:hAnsi="Arial" w:cs="Arial"/>
                      <w:color w:val="000000"/>
                      <w:sz w:val="20"/>
                      <w:szCs w:val="20"/>
                      <w:lang w:eastAsia="it-IT"/>
                    </w:rPr>
                  </w:pPr>
                  <w:r w:rsidRPr="00602738">
                    <w:rPr>
                      <w:rFonts w:ascii="Arial" w:hAnsi="Arial" w:cs="Arial"/>
                      <w:noProof/>
                      <w:sz w:val="20"/>
                      <w:szCs w:val="20"/>
                    </w:rPr>
                    <w:t xml:space="preserve">Dati “Fascicolo Sanitario </w:t>
                  </w:r>
                  <w:r w:rsidRPr="00602738">
                    <w:rPr>
                      <w:rFonts w:ascii="Arial" w:hAnsi="Arial" w:cs="Arial"/>
                      <w:noProof/>
                      <w:sz w:val="20"/>
                      <w:szCs w:val="20"/>
                    </w:rPr>
                    <w:t>Elettronico / Dossier Sanitario”</w:t>
                  </w:r>
                </w:p>
              </w:tc>
            </w:tr>
            <w:tr w:rsidRPr="00602738" w:rsidR="00F9326C" w:rsidTr="00B11228" w14:paraId="6FFC4FFF"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7A7830FD" w14:textId="68F22729">
                  <w:pPr>
                    <w:rPr>
                      <w:rFonts w:ascii="Arial" w:hAnsi="Arial" w:cs="Arial"/>
                      <w:noProof/>
                      <w:sz w:val="20"/>
                      <w:szCs w:val="20"/>
                    </w:rPr>
                  </w:pPr>
                  <w:r w:rsidRPr="00602738">
                    <w:rPr>
                      <w:rFonts w:ascii="Arial" w:hAnsi="Arial" w:cs="Arial"/>
                      <w:color w:val="000000"/>
                      <w:sz w:val="20"/>
                      <w:szCs w:val="20"/>
                      <w:lang w:eastAsia="it-IT"/>
                    </w:rPr>
                    <w:t>Perimetro Dati biometrici</w:t>
                  </w:r>
                </w:p>
              </w:tc>
            </w:tr>
            <w:tr w:rsidRPr="00602738" w:rsidR="00F9326C" w:rsidTr="00B11228" w14:paraId="36FFDF7B"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3D95CDAB" w14:textId="77777777">
                  <w:pPr>
                    <w:rPr>
                      <w:rFonts w:ascii="Arial" w:hAnsi="Arial" w:cs="Arial"/>
                      <w:color w:val="000000"/>
                      <w:sz w:val="20"/>
                      <w:szCs w:val="20"/>
                      <w:lang w:eastAsia="it-IT"/>
                    </w:rPr>
                  </w:pPr>
                  <w:r w:rsidRPr="00602738">
                    <w:rPr>
                      <w:rFonts w:ascii="Arial" w:hAnsi="Arial" w:cs="Arial"/>
                      <w:noProof/>
                      <w:sz w:val="20"/>
                      <w:szCs w:val="20"/>
                    </w:rPr>
                    <w:t>Perimetro Portali Web</w:t>
                  </w:r>
                </w:p>
              </w:tc>
            </w:tr>
            <w:tr w:rsidRPr="00602738" w:rsidR="001F2396" w:rsidTr="00B11228" w14:paraId="236DA17E" w14:textId="77777777">
              <w:trPr>
                <w:trHeight w:val="300"/>
              </w:trPr>
              <w:tc>
                <w:tcPr>
                  <w:tcW w:w="5000" w:type="pct"/>
                  <w:tcMar>
                    <w:top w:w="0" w:type="dxa"/>
                    <w:left w:w="70" w:type="dxa"/>
                    <w:bottom w:w="0" w:type="dxa"/>
                    <w:right w:w="70" w:type="dxa"/>
                  </w:tcMar>
                  <w:vAlign w:val="center"/>
                </w:tcPr>
                <w:p w:rsidRPr="00602738" w:rsidR="001F2396" w:rsidP="00B11228" w:rsidRDefault="001F2396" w14:paraId="7EF1F5BF" w14:textId="7C243D89">
                  <w:pPr>
                    <w:rPr>
                      <w:rFonts w:ascii="Arial" w:hAnsi="Arial" w:cs="Arial"/>
                      <w:noProof/>
                      <w:sz w:val="20"/>
                      <w:szCs w:val="20"/>
                    </w:rPr>
                  </w:pPr>
                  <w:r w:rsidRPr="00602738">
                    <w:rPr>
                      <w:rFonts w:ascii="Arial" w:hAnsi="Arial" w:cs="Arial"/>
                      <w:noProof/>
                      <w:sz w:val="20"/>
                      <w:szCs w:val="20"/>
                    </w:rPr>
                    <w:t>Perimetro PA (Misure Agid)</w:t>
                  </w:r>
                </w:p>
              </w:tc>
            </w:tr>
            <w:tr w:rsidRPr="00602738" w:rsidR="00F9326C" w:rsidTr="00B11228" w14:paraId="40F47A1C"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50149712" w14:textId="6A84A61B">
                  <w:pPr>
                    <w:rPr>
                      <w:rFonts w:ascii="Arial" w:hAnsi="Arial" w:cs="Arial"/>
                      <w:noProof/>
                      <w:sz w:val="20"/>
                      <w:szCs w:val="20"/>
                    </w:rPr>
                  </w:pPr>
                  <w:r w:rsidRPr="00602738">
                    <w:rPr>
                      <w:rFonts w:ascii="Arial" w:hAnsi="Arial" w:cs="Arial"/>
                      <w:noProof/>
                      <w:sz w:val="20"/>
                      <w:szCs w:val="20"/>
                    </w:rPr>
                    <w:t>Perimetro Localizzazione</w:t>
                  </w:r>
                </w:p>
              </w:tc>
            </w:tr>
            <w:tr w:rsidRPr="00602738" w:rsidR="00F9326C" w:rsidTr="00B11228" w14:paraId="7D2EBDB2"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7DFD6593" w14:textId="0D4EF089">
                  <w:pPr>
                    <w:rPr>
                      <w:rFonts w:ascii="Arial" w:hAnsi="Arial" w:cs="Arial"/>
                      <w:color w:val="000000"/>
                      <w:sz w:val="20"/>
                      <w:szCs w:val="20"/>
                      <w:lang w:eastAsia="it-IT"/>
                    </w:rPr>
                  </w:pPr>
                  <w:r w:rsidRPr="00602738">
                    <w:rPr>
                      <w:rFonts w:ascii="Arial" w:hAnsi="Arial" w:cs="Arial"/>
                      <w:noProof/>
                      <w:sz w:val="20"/>
                      <w:szCs w:val="20"/>
                    </w:rPr>
                    <w:t xml:space="preserve">Perimetro </w:t>
                  </w:r>
                  <w:r w:rsidRPr="00602738" w:rsidR="000962AF">
                    <w:rPr>
                      <w:rFonts w:ascii="Arial" w:hAnsi="Arial" w:cs="Arial"/>
                      <w:noProof/>
                      <w:sz w:val="20"/>
                      <w:szCs w:val="20"/>
                    </w:rPr>
                    <w:t>Dati Altri Operatori Telefonici</w:t>
                  </w:r>
                </w:p>
              </w:tc>
            </w:tr>
            <w:tr w:rsidRPr="00602738" w:rsidR="00F9326C" w:rsidTr="00B11228" w14:paraId="3CEB516D"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029F862E" w14:textId="77777777">
                  <w:pPr>
                    <w:rPr>
                      <w:rFonts w:ascii="Arial" w:hAnsi="Arial" w:cs="Arial"/>
                      <w:noProof/>
                      <w:sz w:val="20"/>
                      <w:szCs w:val="20"/>
                    </w:rPr>
                  </w:pPr>
                  <w:r w:rsidRPr="00602738">
                    <w:rPr>
                      <w:rFonts w:ascii="Arial" w:hAnsi="Arial" w:cs="Arial"/>
                      <w:noProof/>
                      <w:sz w:val="20"/>
                      <w:szCs w:val="20"/>
                    </w:rPr>
                    <w:t>Perimetro App mobili TIM</w:t>
                  </w:r>
                </w:p>
              </w:tc>
            </w:tr>
            <w:tr w:rsidRPr="00602738" w:rsidR="001B36A1" w:rsidTr="00B11228" w14:paraId="17783B25" w14:textId="77777777">
              <w:trPr>
                <w:trHeight w:val="300"/>
              </w:trPr>
              <w:tc>
                <w:tcPr>
                  <w:tcW w:w="5000" w:type="pct"/>
                  <w:tcMar>
                    <w:top w:w="0" w:type="dxa"/>
                    <w:left w:w="70" w:type="dxa"/>
                    <w:bottom w:w="0" w:type="dxa"/>
                    <w:right w:w="70" w:type="dxa"/>
                  </w:tcMar>
                  <w:vAlign w:val="center"/>
                </w:tcPr>
                <w:p w:rsidRPr="00602738" w:rsidR="001B36A1" w:rsidP="00B11228" w:rsidRDefault="001B36A1" w14:paraId="1E17F0A9" w14:textId="6555CE59">
                  <w:pPr>
                    <w:rPr>
                      <w:rFonts w:ascii="Arial" w:hAnsi="Arial" w:cs="Arial"/>
                      <w:noProof/>
                      <w:sz w:val="20"/>
                      <w:szCs w:val="20"/>
                    </w:rPr>
                  </w:pPr>
                  <w:r w:rsidRPr="00602738">
                    <w:rPr>
                      <w:rFonts w:ascii="Arial" w:hAnsi="Arial" w:cs="Arial"/>
                      <w:noProof/>
                      <w:sz w:val="20"/>
                      <w:szCs w:val="20"/>
                    </w:rPr>
                    <w:t>Perimetro Servizi di comunicazione digitali e di collaboration</w:t>
                  </w:r>
                </w:p>
              </w:tc>
            </w:tr>
            <w:tr w:rsidRPr="00602738" w:rsidR="00DE4680" w:rsidTr="00B11228" w14:paraId="6C688828" w14:textId="77777777">
              <w:trPr>
                <w:trHeight w:val="300"/>
              </w:trPr>
              <w:tc>
                <w:tcPr>
                  <w:tcW w:w="5000" w:type="pct"/>
                  <w:tcMar>
                    <w:top w:w="0" w:type="dxa"/>
                    <w:left w:w="70" w:type="dxa"/>
                    <w:bottom w:w="0" w:type="dxa"/>
                    <w:right w:w="70" w:type="dxa"/>
                  </w:tcMar>
                  <w:vAlign w:val="center"/>
                </w:tcPr>
                <w:p w:rsidRPr="00602738" w:rsidR="00DE4680" w:rsidP="00B11228" w:rsidRDefault="00DE4680" w14:paraId="557108B9" w14:textId="70E09306">
                  <w:pPr>
                    <w:rPr>
                      <w:rFonts w:ascii="Arial" w:hAnsi="Arial" w:cs="Arial"/>
                      <w:noProof/>
                      <w:sz w:val="20"/>
                      <w:szCs w:val="20"/>
                    </w:rPr>
                  </w:pPr>
                  <w:r w:rsidRPr="00602738">
                    <w:rPr>
                      <w:rFonts w:ascii="Arial" w:hAnsi="Arial" w:cs="Arial"/>
                      <w:noProof/>
                      <w:sz w:val="20"/>
                      <w:szCs w:val="20"/>
                    </w:rPr>
                    <w:t>Perimetro Direttiva NIS – DSP</w:t>
                  </w:r>
                </w:p>
              </w:tc>
            </w:tr>
            <w:tr w:rsidRPr="00602738" w:rsidR="00DE4680" w:rsidTr="00B11228" w14:paraId="506AB631" w14:textId="77777777">
              <w:trPr>
                <w:trHeight w:val="300"/>
              </w:trPr>
              <w:tc>
                <w:tcPr>
                  <w:tcW w:w="5000" w:type="pct"/>
                  <w:tcMar>
                    <w:top w:w="0" w:type="dxa"/>
                    <w:left w:w="70" w:type="dxa"/>
                    <w:bottom w:w="0" w:type="dxa"/>
                    <w:right w:w="70" w:type="dxa"/>
                  </w:tcMar>
                  <w:vAlign w:val="center"/>
                </w:tcPr>
                <w:p w:rsidRPr="00602738" w:rsidR="00DE4680" w:rsidP="00B11228" w:rsidRDefault="00DE4680" w14:paraId="02CB683E" w14:textId="6BAD6D19">
                  <w:pPr>
                    <w:rPr>
                      <w:rFonts w:ascii="Arial" w:hAnsi="Arial" w:cs="Arial"/>
                      <w:noProof/>
                      <w:sz w:val="20"/>
                      <w:szCs w:val="20"/>
                    </w:rPr>
                  </w:pPr>
                  <w:r w:rsidRPr="00602738">
                    <w:rPr>
                      <w:rFonts w:ascii="Arial" w:hAnsi="Arial" w:cs="Arial"/>
                      <w:noProof/>
                      <w:sz w:val="20"/>
                      <w:szCs w:val="20"/>
                    </w:rPr>
                    <w:t>Perimetro Direttiva NIS – OES/OSE</w:t>
                  </w:r>
                </w:p>
              </w:tc>
            </w:tr>
          </w:tbl>
          <w:p w:rsidRPr="00602738" w:rsidR="00F9326C" w:rsidP="00B11228" w:rsidRDefault="00F9326C" w14:paraId="2A9F9DB7" w14:textId="77777777">
            <w:pPr>
              <w:jc w:val="center"/>
              <w:rPr>
                <w:rFonts w:ascii="Arial" w:hAnsi="Arial" w:cs="Arial"/>
                <w:i/>
                <w:iCs/>
                <w:color w:val="000000"/>
                <w:sz w:val="20"/>
                <w:szCs w:val="20"/>
                <w:lang w:eastAsia="zh-CN"/>
              </w:rPr>
            </w:pPr>
          </w:p>
        </w:tc>
        <w:tc>
          <w:tcPr>
            <w:tcW w:w="4923" w:type="dxa"/>
            <w:shd w:val="clear" w:color="auto" w:fill="FFFFFF"/>
          </w:tcPr>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316"/>
              <w:gridCol w:w="2457"/>
            </w:tblGrid>
            <w:tr w:rsidRPr="00602738" w:rsidR="00F9326C" w:rsidTr="00B11228" w14:paraId="045519AC"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48723B2A" w14:textId="77777777">
                  <w:pPr>
                    <w:rPr>
                      <w:rFonts w:ascii="Arial" w:hAnsi="Arial" w:cs="Arial"/>
                      <w:color w:val="000000"/>
                      <w:sz w:val="20"/>
                      <w:szCs w:val="20"/>
                      <w:lang w:eastAsia="it-IT"/>
                    </w:rPr>
                  </w:pPr>
                  <w:r w:rsidRPr="00602738">
                    <w:rPr>
                      <w:rFonts w:ascii="Arial" w:hAnsi="Arial" w:cs="Arial"/>
                      <w:color w:val="000000"/>
                      <w:sz w:val="20"/>
                      <w:szCs w:val="20"/>
                      <w:lang w:eastAsia="it-IT"/>
                    </w:rPr>
                    <w:t>Nessun Trattamento</w:t>
                  </w:r>
                  <w:r w:rsidRPr="00602738">
                    <w:rPr>
                      <w:rStyle w:val="Rimandonotaapidipagina"/>
                      <w:rFonts w:ascii="Arial" w:hAnsi="Arial" w:cs="Arial"/>
                      <w:color w:val="000000"/>
                      <w:sz w:val="20"/>
                      <w:szCs w:val="20"/>
                      <w:lang w:eastAsia="it-IT"/>
                    </w:rPr>
                    <w:footnoteReference w:id="14"/>
                  </w:r>
                </w:p>
              </w:tc>
              <w:tc>
                <w:tcPr>
                  <w:tcW w:w="2574" w:type="pct"/>
                </w:tcPr>
                <w:p w:rsidRPr="00602738" w:rsidR="00F9326C" w:rsidP="00B11228" w:rsidRDefault="00F9326C" w14:paraId="6154913F" w14:textId="2947AC34">
                  <w:pPr>
                    <w:rPr>
                      <w:rFonts w:ascii="Arial" w:hAnsi="Arial" w:cs="Arial"/>
                      <w:color w:val="000000"/>
                      <w:sz w:val="20"/>
                      <w:szCs w:val="20"/>
                      <w:lang w:eastAsia="it-IT"/>
                    </w:rPr>
                  </w:pPr>
                </w:p>
              </w:tc>
            </w:tr>
            <w:tr w:rsidRPr="00602738" w:rsidR="00F9326C" w:rsidTr="00B11228" w14:paraId="09B74E17" w14:textId="77777777">
              <w:trPr>
                <w:trHeight w:val="300"/>
              </w:trPr>
              <w:tc>
                <w:tcPr>
                  <w:tcW w:w="2426" w:type="pct"/>
                  <w:tcMar>
                    <w:top w:w="0" w:type="dxa"/>
                    <w:left w:w="70" w:type="dxa"/>
                    <w:bottom w:w="0" w:type="dxa"/>
                    <w:right w:w="70" w:type="dxa"/>
                  </w:tcMar>
                  <w:vAlign w:val="center"/>
                  <w:hideMark/>
                </w:tcPr>
                <w:p w:rsidRPr="00602738" w:rsidR="00F9326C" w:rsidP="00B11228" w:rsidRDefault="00F9326C" w14:paraId="4FC691A8" w14:textId="77777777">
                  <w:pPr>
                    <w:rPr>
                      <w:rFonts w:ascii="Arial" w:hAnsi="Arial" w:cs="Arial"/>
                      <w:color w:val="000000"/>
                      <w:sz w:val="20"/>
                      <w:szCs w:val="20"/>
                      <w:lang w:eastAsia="it-IT"/>
                    </w:rPr>
                  </w:pPr>
                  <w:r w:rsidRPr="00602738">
                    <w:rPr>
                      <w:rFonts w:ascii="Arial" w:hAnsi="Arial" w:cs="Arial"/>
                      <w:color w:val="000000"/>
                      <w:sz w:val="20"/>
                      <w:szCs w:val="20"/>
                      <w:lang w:eastAsia="it-IT"/>
                    </w:rPr>
                    <w:t>Gestione sistemistica infrastrutturale</w:t>
                  </w:r>
                </w:p>
              </w:tc>
              <w:tc>
                <w:tcPr>
                  <w:tcW w:w="2574" w:type="pct"/>
                </w:tcPr>
                <w:p w:rsidRPr="00602738" w:rsidR="00F9326C" w:rsidP="00B11228" w:rsidRDefault="00F9326C" w14:paraId="0FCEC063" w14:textId="77777777">
                  <w:pPr>
                    <w:rPr>
                      <w:rFonts w:ascii="Arial" w:hAnsi="Arial" w:cs="Arial"/>
                      <w:color w:val="000000"/>
                      <w:sz w:val="20"/>
                      <w:szCs w:val="20"/>
                      <w:lang w:eastAsia="it-IT"/>
                    </w:rPr>
                  </w:pPr>
                </w:p>
              </w:tc>
            </w:tr>
            <w:tr w:rsidRPr="00602738" w:rsidR="00F9326C" w:rsidTr="00B11228" w14:paraId="58C05F61" w14:textId="77777777">
              <w:trPr>
                <w:trHeight w:val="300"/>
              </w:trPr>
              <w:tc>
                <w:tcPr>
                  <w:tcW w:w="2426" w:type="pct"/>
                  <w:tcMar>
                    <w:top w:w="0" w:type="dxa"/>
                    <w:left w:w="70" w:type="dxa"/>
                    <w:bottom w:w="0" w:type="dxa"/>
                    <w:right w:w="70" w:type="dxa"/>
                  </w:tcMar>
                  <w:vAlign w:val="center"/>
                  <w:hideMark/>
                </w:tcPr>
                <w:p w:rsidRPr="00602738" w:rsidR="00F9326C" w:rsidP="00B11228" w:rsidRDefault="00F9326C" w14:paraId="583B7DB4" w14:textId="6B43A791">
                  <w:pPr>
                    <w:rPr>
                      <w:rFonts w:ascii="Arial" w:hAnsi="Arial" w:cs="Arial"/>
                      <w:color w:val="000000"/>
                      <w:sz w:val="20"/>
                      <w:szCs w:val="20"/>
                      <w:lang w:eastAsia="it-IT"/>
                    </w:rPr>
                  </w:pPr>
                  <w:r w:rsidRPr="00602738">
                    <w:rPr>
                      <w:rFonts w:ascii="Arial" w:hAnsi="Arial" w:cs="Arial"/>
                      <w:sz w:val="20"/>
                      <w:szCs w:val="20"/>
                    </w:rPr>
                    <w:t>Gestione sistemistica</w:t>
                  </w:r>
                  <w:r w:rsidR="00904E53">
                    <w:rPr>
                      <w:rFonts w:ascii="Arial" w:hAnsi="Arial" w:cs="Arial"/>
                      <w:sz w:val="20"/>
                      <w:szCs w:val="20"/>
                    </w:rPr>
                    <w:t xml:space="preserve"> (gestione S.O., FW, IDS,</w:t>
                  </w:r>
                  <w:r w:rsidR="004A614D">
                    <w:rPr>
                      <w:rFonts w:ascii="Arial" w:hAnsi="Arial" w:cs="Arial"/>
                      <w:sz w:val="20"/>
                      <w:szCs w:val="20"/>
                    </w:rPr>
                    <w:t xml:space="preserve"> .</w:t>
                  </w:r>
                  <w:r w:rsidR="00904E53">
                    <w:rPr>
                      <w:rFonts w:ascii="Arial" w:hAnsi="Arial" w:cs="Arial"/>
                      <w:sz w:val="20"/>
                      <w:szCs w:val="20"/>
                    </w:rPr>
                    <w:t>..)</w:t>
                  </w:r>
                  <w:r w:rsidRPr="00602738">
                    <w:rPr>
                      <w:rFonts w:ascii="Arial" w:hAnsi="Arial" w:cs="Arial"/>
                      <w:sz w:val="20"/>
                      <w:szCs w:val="20"/>
                    </w:rPr>
                    <w:t xml:space="preserve"> </w:t>
                  </w:r>
                </w:p>
              </w:tc>
              <w:tc>
                <w:tcPr>
                  <w:tcW w:w="2574" w:type="pct"/>
                </w:tcPr>
                <w:p w:rsidRPr="00602738" w:rsidR="00F9326C" w:rsidP="00B11228" w:rsidRDefault="00F9326C" w14:paraId="7D5248D0" w14:textId="7B0CDF69">
                  <w:pPr>
                    <w:rPr>
                      <w:rFonts w:ascii="Arial" w:hAnsi="Arial" w:cs="Arial"/>
                      <w:color w:val="000000"/>
                      <w:sz w:val="20"/>
                      <w:szCs w:val="20"/>
                      <w:lang w:eastAsia="it-IT"/>
                    </w:rPr>
                  </w:pPr>
                </w:p>
              </w:tc>
            </w:tr>
            <w:tr w:rsidRPr="00602738" w:rsidR="00F9326C" w:rsidTr="00B11228" w14:paraId="69AD61A3"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6717E3FA" w14:textId="77777777">
                  <w:pPr>
                    <w:rPr>
                      <w:rFonts w:ascii="Arial" w:hAnsi="Arial" w:cs="Arial"/>
                      <w:sz w:val="20"/>
                      <w:szCs w:val="20"/>
                    </w:rPr>
                  </w:pPr>
                  <w:r w:rsidRPr="00602738">
                    <w:rPr>
                      <w:rFonts w:ascii="Arial" w:hAnsi="Arial" w:cs="Arial"/>
                      <w:sz w:val="20"/>
                      <w:szCs w:val="20"/>
                    </w:rPr>
                    <w:t>Storage</w:t>
                  </w:r>
                </w:p>
              </w:tc>
              <w:tc>
                <w:tcPr>
                  <w:tcW w:w="2574" w:type="pct"/>
                </w:tcPr>
                <w:p w:rsidRPr="00602738" w:rsidR="00F9326C" w:rsidP="00B11228" w:rsidRDefault="00F9326C" w14:paraId="1A91E290" w14:textId="77777777">
                  <w:pPr>
                    <w:rPr>
                      <w:rFonts w:ascii="Arial" w:hAnsi="Arial" w:cs="Arial"/>
                      <w:color w:val="000000"/>
                      <w:sz w:val="20"/>
                      <w:szCs w:val="20"/>
                      <w:lang w:eastAsia="it-IT"/>
                    </w:rPr>
                  </w:pPr>
                </w:p>
              </w:tc>
            </w:tr>
            <w:tr w:rsidRPr="00602738" w:rsidR="00F9326C" w:rsidTr="00B11228" w14:paraId="65DB5423"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3B879450" w14:textId="77777777">
                  <w:pPr>
                    <w:rPr>
                      <w:rFonts w:ascii="Arial" w:hAnsi="Arial" w:cs="Arial"/>
                      <w:sz w:val="20"/>
                      <w:szCs w:val="20"/>
                    </w:rPr>
                  </w:pPr>
                  <w:r w:rsidRPr="00602738">
                    <w:rPr>
                      <w:rFonts w:ascii="Arial" w:hAnsi="Arial" w:cs="Arial"/>
                      <w:sz w:val="20"/>
                      <w:szCs w:val="20"/>
                    </w:rPr>
                    <w:t>Gestione middleware</w:t>
                  </w:r>
                </w:p>
              </w:tc>
              <w:tc>
                <w:tcPr>
                  <w:tcW w:w="2574" w:type="pct"/>
                </w:tcPr>
                <w:p w:rsidRPr="00602738" w:rsidR="00F9326C" w:rsidP="00B11228" w:rsidRDefault="00F9326C" w14:paraId="5B51A2B1" w14:textId="77777777">
                  <w:pPr>
                    <w:rPr>
                      <w:rFonts w:ascii="Arial" w:hAnsi="Arial" w:cs="Arial"/>
                      <w:color w:val="000000"/>
                      <w:sz w:val="20"/>
                      <w:szCs w:val="20"/>
                      <w:lang w:eastAsia="it-IT"/>
                    </w:rPr>
                  </w:pPr>
                </w:p>
              </w:tc>
            </w:tr>
            <w:tr w:rsidRPr="00602738" w:rsidR="00F9326C" w:rsidTr="00B11228" w14:paraId="2CFE34AA"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2A37BBE0" w14:textId="77777777">
                  <w:pPr>
                    <w:rPr>
                      <w:rFonts w:ascii="Arial" w:hAnsi="Arial" w:cs="Arial"/>
                      <w:sz w:val="20"/>
                      <w:szCs w:val="20"/>
                    </w:rPr>
                  </w:pPr>
                  <w:r w:rsidRPr="00602738">
                    <w:rPr>
                      <w:rFonts w:ascii="Arial" w:hAnsi="Arial" w:cs="Arial"/>
                      <w:sz w:val="20"/>
                      <w:szCs w:val="20"/>
                    </w:rPr>
                    <w:t>Gestione database</w:t>
                  </w:r>
                </w:p>
              </w:tc>
              <w:tc>
                <w:tcPr>
                  <w:tcW w:w="2574" w:type="pct"/>
                </w:tcPr>
                <w:p w:rsidRPr="00602738" w:rsidR="00F9326C" w:rsidP="00B11228" w:rsidRDefault="00F9326C" w14:paraId="372F4F33" w14:textId="77777777">
                  <w:pPr>
                    <w:rPr>
                      <w:rFonts w:ascii="Arial" w:hAnsi="Arial" w:cs="Arial"/>
                      <w:color w:val="000000"/>
                      <w:sz w:val="20"/>
                      <w:szCs w:val="20"/>
                      <w:lang w:eastAsia="it-IT"/>
                    </w:rPr>
                  </w:pPr>
                </w:p>
              </w:tc>
            </w:tr>
            <w:tr w:rsidRPr="00602738" w:rsidR="00F9326C" w:rsidTr="00B11228" w14:paraId="774D6B5B"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2F372F22" w14:textId="77777777">
                  <w:pPr>
                    <w:rPr>
                      <w:rFonts w:ascii="Arial" w:hAnsi="Arial" w:cs="Arial"/>
                      <w:sz w:val="20"/>
                      <w:szCs w:val="20"/>
                    </w:rPr>
                  </w:pPr>
                  <w:r w:rsidRPr="00602738">
                    <w:rPr>
                      <w:rFonts w:ascii="Arial" w:hAnsi="Arial" w:cs="Arial"/>
                      <w:sz w:val="20"/>
                      <w:szCs w:val="20"/>
                    </w:rPr>
                    <w:t>Gestione applicativa</w:t>
                  </w:r>
                </w:p>
              </w:tc>
              <w:tc>
                <w:tcPr>
                  <w:tcW w:w="2574" w:type="pct"/>
                </w:tcPr>
                <w:p w:rsidRPr="00602738" w:rsidR="00F9326C" w:rsidP="00B11228" w:rsidRDefault="00F9326C" w14:paraId="7317E8DD" w14:textId="77777777">
                  <w:pPr>
                    <w:rPr>
                      <w:rFonts w:ascii="Arial" w:hAnsi="Arial" w:cs="Arial"/>
                      <w:color w:val="000000"/>
                      <w:sz w:val="20"/>
                      <w:szCs w:val="20"/>
                      <w:lang w:eastAsia="it-IT"/>
                    </w:rPr>
                  </w:pPr>
                </w:p>
              </w:tc>
            </w:tr>
            <w:tr w:rsidRPr="00602738" w:rsidR="00F9326C" w:rsidTr="00B11228" w14:paraId="4E2C212B"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701C72AC" w14:textId="77777777">
                  <w:pPr>
                    <w:rPr>
                      <w:rFonts w:ascii="Arial" w:hAnsi="Arial" w:cs="Arial"/>
                      <w:sz w:val="20"/>
                      <w:szCs w:val="20"/>
                    </w:rPr>
                  </w:pPr>
                  <w:r w:rsidRPr="00602738">
                    <w:rPr>
                      <w:rFonts w:ascii="Arial" w:hAnsi="Arial" w:cs="Arial"/>
                      <w:sz w:val="20"/>
                      <w:szCs w:val="20"/>
                    </w:rPr>
                    <w:t>Backup</w:t>
                  </w:r>
                </w:p>
              </w:tc>
              <w:tc>
                <w:tcPr>
                  <w:tcW w:w="2574" w:type="pct"/>
                </w:tcPr>
                <w:p w:rsidRPr="00602738" w:rsidR="00F9326C" w:rsidP="00B11228" w:rsidRDefault="00F9326C" w14:paraId="0E6830FD" w14:textId="77777777">
                  <w:pPr>
                    <w:rPr>
                      <w:rFonts w:ascii="Arial" w:hAnsi="Arial" w:cs="Arial"/>
                      <w:color w:val="000000"/>
                      <w:sz w:val="20"/>
                      <w:szCs w:val="20"/>
                      <w:lang w:eastAsia="it-IT"/>
                    </w:rPr>
                  </w:pPr>
                </w:p>
              </w:tc>
            </w:tr>
            <w:tr w:rsidRPr="00602738" w:rsidR="00F9326C" w:rsidTr="00B11228" w14:paraId="5ACA8C10"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0E013E7F" w14:textId="1218781A">
                  <w:pPr>
                    <w:rPr>
                      <w:rFonts w:ascii="Arial" w:hAnsi="Arial" w:cs="Arial"/>
                      <w:color w:val="000000"/>
                      <w:sz w:val="20"/>
                      <w:szCs w:val="20"/>
                      <w:lang w:eastAsia="it-IT"/>
                    </w:rPr>
                  </w:pPr>
                  <w:r w:rsidRPr="00602738">
                    <w:rPr>
                      <w:rFonts w:ascii="Arial" w:hAnsi="Arial" w:cs="Arial"/>
                      <w:sz w:val="20"/>
                      <w:szCs w:val="20"/>
                    </w:rPr>
                    <w:t>Gestione</w:t>
                  </w:r>
                  <w:r w:rsidR="006342D9">
                    <w:rPr>
                      <w:rFonts w:ascii="Arial" w:hAnsi="Arial" w:cs="Arial"/>
                      <w:sz w:val="20"/>
                      <w:szCs w:val="20"/>
                    </w:rPr>
                    <w:t xml:space="preserve"> LOG</w:t>
                  </w:r>
                  <w:r w:rsidRPr="00602738">
                    <w:rPr>
                      <w:rFonts w:ascii="Arial" w:hAnsi="Arial" w:cs="Arial"/>
                      <w:sz w:val="20"/>
                      <w:szCs w:val="20"/>
                    </w:rPr>
                    <w:t xml:space="preserve"> </w:t>
                  </w:r>
                  <w:r w:rsidR="00432D18">
                    <w:rPr>
                      <w:rFonts w:ascii="Arial" w:hAnsi="Arial" w:cs="Arial"/>
                      <w:sz w:val="20"/>
                      <w:szCs w:val="20"/>
                    </w:rPr>
                    <w:t>(</w:t>
                  </w:r>
                  <w:r w:rsidRPr="00602738">
                    <w:rPr>
                      <w:rFonts w:ascii="Arial" w:hAnsi="Arial" w:cs="Arial"/>
                      <w:sz w:val="20"/>
                      <w:szCs w:val="20"/>
                    </w:rPr>
                    <w:t xml:space="preserve">raccolta, consultazione e </w:t>
                  </w:r>
                  <w:r w:rsidRPr="00602738">
                    <w:rPr>
                      <w:rFonts w:ascii="Arial" w:hAnsi="Arial" w:cs="Arial"/>
                      <w:sz w:val="20"/>
                      <w:szCs w:val="20"/>
                    </w:rPr>
                    <w:t>conservazione dei security log ad es. gestione FW, IDS,</w:t>
                  </w:r>
                  <w:r w:rsidR="00432D18">
                    <w:rPr>
                      <w:rFonts w:ascii="Arial" w:hAnsi="Arial" w:cs="Arial"/>
                      <w:sz w:val="20"/>
                      <w:szCs w:val="20"/>
                    </w:rPr>
                    <w:t xml:space="preserve"> SIEM</w:t>
                  </w:r>
                  <w:r w:rsidRPr="00602738">
                    <w:rPr>
                      <w:rFonts w:ascii="Arial" w:hAnsi="Arial" w:cs="Arial"/>
                      <w:sz w:val="20"/>
                      <w:szCs w:val="20"/>
                    </w:rPr>
                    <w:t>)</w:t>
                  </w:r>
                </w:p>
              </w:tc>
              <w:tc>
                <w:tcPr>
                  <w:tcW w:w="2574" w:type="pct"/>
                </w:tcPr>
                <w:p w:rsidRPr="00602738" w:rsidR="00F9326C" w:rsidP="00B11228" w:rsidRDefault="00F9326C" w14:paraId="60C759BD" w14:textId="77777777">
                  <w:pPr>
                    <w:rPr>
                      <w:rFonts w:ascii="Arial" w:hAnsi="Arial" w:cs="Arial"/>
                      <w:color w:val="000000"/>
                      <w:sz w:val="20"/>
                      <w:szCs w:val="20"/>
                      <w:lang w:eastAsia="it-IT"/>
                    </w:rPr>
                  </w:pPr>
                </w:p>
              </w:tc>
            </w:tr>
            <w:tr w:rsidRPr="00602738" w:rsidR="00F9326C" w:rsidTr="00B11228" w14:paraId="1305ED6B"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5059274D" w14:textId="77777777">
                  <w:pPr>
                    <w:rPr>
                      <w:rFonts w:ascii="Arial" w:hAnsi="Arial" w:cs="Arial"/>
                      <w:color w:val="000000"/>
                      <w:sz w:val="20"/>
                      <w:szCs w:val="20"/>
                      <w:lang w:eastAsia="it-IT"/>
                    </w:rPr>
                  </w:pPr>
                  <w:r w:rsidRPr="00602738">
                    <w:rPr>
                      <w:rFonts w:ascii="Arial" w:hAnsi="Arial" w:cs="Arial"/>
                      <w:sz w:val="20"/>
                      <w:szCs w:val="20"/>
                    </w:rPr>
                    <w:t>Manutenzione hardware</w:t>
                  </w:r>
                </w:p>
              </w:tc>
              <w:tc>
                <w:tcPr>
                  <w:tcW w:w="2574" w:type="pct"/>
                </w:tcPr>
                <w:p w:rsidRPr="00602738" w:rsidR="00F9326C" w:rsidP="00B11228" w:rsidRDefault="00F9326C" w14:paraId="07459230" w14:textId="77777777">
                  <w:pPr>
                    <w:rPr>
                      <w:rFonts w:ascii="Arial" w:hAnsi="Arial" w:cs="Arial"/>
                      <w:color w:val="000000"/>
                      <w:sz w:val="20"/>
                      <w:szCs w:val="20"/>
                      <w:lang w:eastAsia="it-IT"/>
                    </w:rPr>
                  </w:pPr>
                </w:p>
              </w:tc>
            </w:tr>
            <w:tr w:rsidRPr="00602738" w:rsidR="00F9326C" w:rsidTr="00B11228" w14:paraId="78D9721D" w14:textId="77777777">
              <w:trPr>
                <w:trHeight w:val="300"/>
              </w:trPr>
              <w:tc>
                <w:tcPr>
                  <w:tcW w:w="2426" w:type="pct"/>
                  <w:tcMar>
                    <w:top w:w="0" w:type="dxa"/>
                    <w:left w:w="70" w:type="dxa"/>
                    <w:bottom w:w="0" w:type="dxa"/>
                    <w:right w:w="70" w:type="dxa"/>
                  </w:tcMar>
                  <w:vAlign w:val="center"/>
                </w:tcPr>
                <w:p w:rsidRPr="00602738" w:rsidR="00F9326C" w:rsidP="00B11228" w:rsidRDefault="004A614D" w14:paraId="6571DB44" w14:textId="6EFAF6E4">
                  <w:pPr>
                    <w:rPr>
                      <w:rFonts w:ascii="Arial" w:hAnsi="Arial" w:cs="Arial"/>
                      <w:noProof/>
                      <w:sz w:val="20"/>
                      <w:szCs w:val="20"/>
                    </w:rPr>
                  </w:pPr>
                  <w:r w:rsidRPr="00602738">
                    <w:rPr>
                      <w:rFonts w:ascii="Arial" w:hAnsi="Arial" w:cs="Arial"/>
                      <w:sz w:val="20"/>
                      <w:szCs w:val="20"/>
                    </w:rPr>
                    <w:t>Altro</w:t>
                  </w:r>
                  <w:r w:rsidRPr="00602738" w:rsidR="00F9326C">
                    <w:rPr>
                      <w:rStyle w:val="Rimandonotaapidipagina"/>
                      <w:rFonts w:ascii="Arial" w:hAnsi="Arial" w:cs="Arial"/>
                      <w:sz w:val="20"/>
                      <w:szCs w:val="20"/>
                    </w:rPr>
                    <w:footnoteReference w:id="15"/>
                  </w:r>
                </w:p>
              </w:tc>
              <w:tc>
                <w:tcPr>
                  <w:tcW w:w="2574" w:type="pct"/>
                </w:tcPr>
                <w:p w:rsidRPr="00602738" w:rsidR="00F9326C" w:rsidP="00B11228" w:rsidRDefault="00F9326C" w14:paraId="5BF59EC9" w14:textId="77777777">
                  <w:pPr>
                    <w:rPr>
                      <w:rFonts w:ascii="Arial" w:hAnsi="Arial" w:cs="Arial"/>
                      <w:color w:val="000000"/>
                      <w:sz w:val="20"/>
                      <w:szCs w:val="20"/>
                      <w:lang w:eastAsia="it-IT"/>
                    </w:rPr>
                  </w:pPr>
                </w:p>
              </w:tc>
            </w:tr>
          </w:tbl>
          <w:p w:rsidRPr="00602738" w:rsidR="00F9326C" w:rsidP="00B11228" w:rsidRDefault="00F9326C" w14:paraId="48FBAE5B" w14:textId="77777777">
            <w:pPr>
              <w:rPr>
                <w:rFonts w:ascii="Arial" w:hAnsi="Arial" w:cs="Arial"/>
                <w:color w:val="000000"/>
                <w:sz w:val="20"/>
                <w:szCs w:val="20"/>
                <w:lang w:eastAsia="zh-CN"/>
              </w:rPr>
            </w:pPr>
          </w:p>
        </w:tc>
        <w:tc>
          <w:tcPr>
            <w:tcW w:w="2069" w:type="dxa"/>
            <w:shd w:val="clear" w:color="auto" w:fill="FFFFFF"/>
          </w:tcPr>
          <w:p w:rsidRPr="00602738" w:rsidR="00F9326C" w:rsidP="00B11228" w:rsidRDefault="00F9326C" w14:paraId="7A5CC195" w14:textId="77777777">
            <w:pPr>
              <w:rPr>
                <w:rFonts w:ascii="Arial" w:hAnsi="Arial" w:cs="Arial"/>
                <w:color w:val="000000"/>
                <w:sz w:val="20"/>
                <w:szCs w:val="20"/>
                <w:lang w:eastAsia="zh-CN"/>
              </w:rPr>
            </w:pPr>
          </w:p>
        </w:tc>
      </w:tr>
      <w:bookmarkEnd w:id="7"/>
    </w:tbl>
    <w:p w:rsidRPr="00602738" w:rsidR="00336D53" w:rsidP="00330EDA" w:rsidRDefault="00336D53" w14:paraId="3A725D6C" w14:textId="554FB886">
      <w:pPr>
        <w:tabs>
          <w:tab w:val="left" w:pos="567"/>
        </w:tabs>
        <w:spacing w:line="260" w:lineRule="exact"/>
        <w:rPr>
          <w:rFonts w:ascii="Arial" w:hAnsi="Arial" w:cs="Arial"/>
          <w:b/>
          <w:sz w:val="20"/>
          <w:szCs w:val="20"/>
          <w:highlight w:val="yellow"/>
          <w:lang w:val="pt-BR"/>
        </w:rPr>
      </w:pPr>
    </w:p>
    <w:p w:rsidRPr="00602738" w:rsidR="005A3734" w:rsidP="005A3734" w:rsidRDefault="005A3734" w14:paraId="4F4644BB" w14:textId="77777777">
      <w:pPr>
        <w:tabs>
          <w:tab w:val="left" w:pos="567"/>
        </w:tabs>
        <w:spacing w:line="260" w:lineRule="exact"/>
        <w:rPr>
          <w:rFonts w:ascii="Arial" w:hAnsi="Arial" w:cs="Arial"/>
          <w:b/>
          <w:sz w:val="20"/>
          <w:szCs w:val="20"/>
          <w:highlight w:val="yellow"/>
          <w:lang w:val="pt-BR"/>
        </w:rPr>
      </w:pPr>
    </w:p>
    <w:tbl>
      <w:tblPr>
        <w:tblW w:w="5000" w:type="pct"/>
        <w:tblCellMar>
          <w:left w:w="0" w:type="dxa"/>
          <w:right w:w="0" w:type="dxa"/>
        </w:tblCellMar>
        <w:tblLook w:val="04A0" w:firstRow="1" w:lastRow="0" w:firstColumn="1" w:lastColumn="0" w:noHBand="0" w:noVBand="1"/>
      </w:tblPr>
      <w:tblGrid>
        <w:gridCol w:w="5210"/>
        <w:gridCol w:w="5226"/>
      </w:tblGrid>
      <w:tr w:rsidRPr="00602738" w:rsidR="005A3734" w:rsidTr="0014757A" w14:paraId="65A58984" w14:textId="77777777">
        <w:trPr>
          <w:trHeight w:val="400"/>
          <w:tblHeader/>
        </w:trPr>
        <w:tc>
          <w:tcPr>
            <w:tcW w:w="2496" w:type="pct"/>
            <w:tcBorders>
              <w:top w:val="single" w:color="auto" w:sz="12" w:space="0"/>
              <w:left w:val="single" w:color="auto" w:sz="12" w:space="0"/>
              <w:bottom w:val="single" w:color="auto" w:sz="8" w:space="0"/>
              <w:right w:val="single" w:color="auto" w:sz="12" w:space="0"/>
            </w:tcBorders>
            <w:shd w:val="clear" w:color="auto" w:fill="BFBFBF"/>
            <w:tcMar>
              <w:top w:w="0" w:type="dxa"/>
              <w:left w:w="70" w:type="dxa"/>
              <w:bottom w:w="0" w:type="dxa"/>
              <w:right w:w="70" w:type="dxa"/>
            </w:tcMar>
            <w:vAlign w:val="center"/>
            <w:hideMark/>
          </w:tcPr>
          <w:p w:rsidRPr="00602738" w:rsidR="005A3734" w:rsidP="00B11228" w:rsidRDefault="005A3734" w14:paraId="55C788AF" w14:textId="34E61CBB">
            <w:pPr>
              <w:rPr>
                <w:rFonts w:ascii="Arial" w:hAnsi="Arial" w:cs="Arial"/>
                <w:b/>
                <w:bCs/>
                <w:color w:val="000000"/>
                <w:sz w:val="20"/>
                <w:szCs w:val="20"/>
                <w:lang w:eastAsia="it-IT"/>
              </w:rPr>
            </w:pPr>
            <w:r w:rsidRPr="00602738">
              <w:rPr>
                <w:rFonts w:ascii="Arial" w:hAnsi="Arial" w:cs="Arial"/>
                <w:b/>
                <w:bCs/>
                <w:color w:val="000000"/>
                <w:sz w:val="20"/>
                <w:szCs w:val="20"/>
                <w:lang w:eastAsia="it-IT"/>
              </w:rPr>
              <w:t>Responsabile dello sviluppo software</w:t>
            </w:r>
          </w:p>
        </w:tc>
        <w:tc>
          <w:tcPr>
            <w:tcW w:w="2504" w:type="pct"/>
            <w:tcBorders>
              <w:top w:val="single" w:color="auto" w:sz="18" w:space="0"/>
              <w:left w:val="single" w:color="auto" w:sz="12" w:space="0"/>
              <w:bottom w:val="single" w:color="auto" w:sz="4" w:space="0"/>
              <w:right w:val="single" w:color="auto" w:sz="12" w:space="0"/>
            </w:tcBorders>
            <w:shd w:val="clear" w:color="auto" w:fill="BFBFBF"/>
            <w:vAlign w:val="center"/>
          </w:tcPr>
          <w:p w:rsidRPr="00602738" w:rsidR="005A3734" w:rsidP="00B11228" w:rsidRDefault="005A3734" w14:paraId="62D377BD" w14:textId="77777777">
            <w:pPr>
              <w:rPr>
                <w:rFonts w:ascii="Arial" w:hAnsi="Arial" w:cs="Arial"/>
                <w:b/>
                <w:bCs/>
                <w:color w:val="000000"/>
                <w:sz w:val="20"/>
                <w:szCs w:val="20"/>
                <w:lang w:eastAsia="it-IT"/>
              </w:rPr>
            </w:pPr>
            <w:r w:rsidRPr="00602738">
              <w:rPr>
                <w:rFonts w:ascii="Arial" w:hAnsi="Arial" w:cs="Arial"/>
                <w:b/>
                <w:bCs/>
                <w:color w:val="000000"/>
                <w:sz w:val="20"/>
                <w:szCs w:val="20"/>
                <w:lang w:eastAsia="it-IT"/>
              </w:rPr>
              <w:t>Nome Soluzione</w:t>
            </w:r>
          </w:p>
        </w:tc>
      </w:tr>
      <w:tr w:rsidRPr="00602738" w:rsidR="005A3734" w:rsidTr="0014757A" w14:paraId="331A7D28" w14:textId="77777777">
        <w:trPr>
          <w:trHeight w:val="300"/>
        </w:trPr>
        <w:tc>
          <w:tcPr>
            <w:tcW w:w="2496" w:type="pct"/>
            <w:tcBorders>
              <w:top w:val="single" w:color="auto" w:sz="8" w:space="0"/>
              <w:left w:val="single" w:color="auto" w:sz="12" w:space="0"/>
              <w:bottom w:val="single" w:color="auto" w:sz="12" w:space="0"/>
              <w:right w:val="single" w:color="auto" w:sz="12" w:space="0"/>
            </w:tcBorders>
            <w:tcMar>
              <w:top w:w="0" w:type="dxa"/>
              <w:left w:w="70" w:type="dxa"/>
              <w:bottom w:w="0" w:type="dxa"/>
              <w:right w:w="70" w:type="dxa"/>
            </w:tcMar>
            <w:vAlign w:val="center"/>
          </w:tcPr>
          <w:p w:rsidRPr="00602738" w:rsidR="005A3734" w:rsidP="00B11228" w:rsidRDefault="005A3734" w14:paraId="1A997076" w14:textId="77777777">
            <w:pPr>
              <w:rPr>
                <w:rFonts w:ascii="Arial" w:hAnsi="Arial" w:cs="Arial"/>
                <w:color w:val="000000"/>
                <w:sz w:val="20"/>
                <w:szCs w:val="20"/>
                <w:lang w:eastAsia="it-IT"/>
              </w:rPr>
            </w:pPr>
          </w:p>
        </w:tc>
        <w:tc>
          <w:tcPr>
            <w:tcW w:w="2504" w:type="pct"/>
            <w:tcBorders>
              <w:top w:val="single" w:color="auto" w:sz="4" w:space="0"/>
              <w:left w:val="single" w:color="auto" w:sz="12" w:space="0"/>
              <w:bottom w:val="single" w:color="auto" w:sz="18" w:space="0"/>
              <w:right w:val="single" w:color="auto" w:sz="12" w:space="0"/>
            </w:tcBorders>
          </w:tcPr>
          <w:p w:rsidRPr="00602738" w:rsidR="005A3734" w:rsidP="00B11228" w:rsidRDefault="005A3734" w14:paraId="0B7C1ABD" w14:textId="77777777">
            <w:pPr>
              <w:rPr>
                <w:rFonts w:ascii="Arial" w:hAnsi="Arial" w:cs="Arial"/>
                <w:color w:val="000000"/>
                <w:sz w:val="20"/>
                <w:szCs w:val="20"/>
                <w:lang w:eastAsia="it-IT"/>
              </w:rPr>
            </w:pPr>
          </w:p>
        </w:tc>
      </w:tr>
    </w:tbl>
    <w:p w:rsidRPr="00602738" w:rsidR="00B85E1A" w:rsidP="005A3734" w:rsidRDefault="00B85E1A" w14:paraId="3B7D716F" w14:textId="77777777">
      <w:pPr>
        <w:tabs>
          <w:tab w:val="left" w:pos="567"/>
        </w:tabs>
        <w:spacing w:line="260" w:lineRule="exact"/>
        <w:rPr>
          <w:rFonts w:ascii="Arial" w:hAnsi="Arial" w:cs="Arial"/>
          <w:b/>
          <w:sz w:val="20"/>
          <w:szCs w:val="20"/>
        </w:rPr>
      </w:pPr>
    </w:p>
    <w:p w:rsidRPr="00602738" w:rsidR="005A3734" w:rsidP="005A3734" w:rsidRDefault="005A3734" w14:paraId="0EC0159B" w14:textId="77777777">
      <w:pPr>
        <w:tabs>
          <w:tab w:val="left" w:pos="567"/>
        </w:tabs>
        <w:spacing w:line="260" w:lineRule="exact"/>
        <w:rPr>
          <w:rFonts w:ascii="Arial" w:hAnsi="Arial" w:cs="Arial"/>
          <w:b/>
          <w:sz w:val="20"/>
          <w:szCs w:val="20"/>
        </w:rPr>
      </w:pPr>
    </w:p>
    <w:tbl>
      <w:tblPr>
        <w:tblW w:w="5000" w:type="pct"/>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5218"/>
        <w:gridCol w:w="5218"/>
      </w:tblGrid>
      <w:tr w:rsidRPr="00602738" w:rsidR="00863D9C" w:rsidTr="00B11228" w14:paraId="38074A4A" w14:textId="77777777">
        <w:trPr>
          <w:trHeight w:val="590"/>
        </w:trPr>
        <w:tc>
          <w:tcPr>
            <w:tcW w:w="2500" w:type="pct"/>
            <w:shd w:val="clear" w:color="auto" w:fill="BFBFBF"/>
            <w:tcMar>
              <w:top w:w="0" w:type="dxa"/>
              <w:left w:w="70" w:type="dxa"/>
              <w:bottom w:w="0" w:type="dxa"/>
              <w:right w:w="70" w:type="dxa"/>
            </w:tcMar>
            <w:vAlign w:val="center"/>
            <w:hideMark/>
          </w:tcPr>
          <w:p w:rsidRPr="00602738" w:rsidR="00863D9C" w:rsidP="00863D9C" w:rsidRDefault="00863D9C" w14:paraId="7A09A1AA" w14:textId="3DC93A90">
            <w:pPr>
              <w:rPr>
                <w:rFonts w:ascii="Arial" w:hAnsi="Arial" w:cs="Arial"/>
                <w:b/>
                <w:bCs/>
                <w:color w:val="000000"/>
                <w:sz w:val="20"/>
                <w:szCs w:val="20"/>
                <w:lang w:eastAsia="it-IT"/>
              </w:rPr>
            </w:pPr>
            <w:r w:rsidRPr="00BA5E04">
              <w:rPr>
                <w:rFonts w:ascii="Arial" w:hAnsi="Arial" w:cs="Arial"/>
                <w:b/>
                <w:bCs/>
                <w:color w:val="000000"/>
                <w:sz w:val="20"/>
                <w:szCs w:val="20"/>
                <w:lang w:eastAsia="it-IT"/>
              </w:rPr>
              <w:t>Presenza di servizi/trattamenti in cogestione co</w:t>
            </w:r>
            <w:r w:rsidR="00AD75B0">
              <w:rPr>
                <w:rFonts w:ascii="Arial" w:hAnsi="Arial" w:cs="Arial"/>
                <w:b/>
                <w:bCs/>
                <w:color w:val="000000"/>
                <w:sz w:val="20"/>
                <w:szCs w:val="20"/>
                <w:lang w:eastAsia="it-IT"/>
              </w:rPr>
              <w:t>n i</w:t>
            </w:r>
            <w:r w:rsidRPr="00BA5E04">
              <w:rPr>
                <w:rFonts w:ascii="Arial" w:hAnsi="Arial" w:cs="Arial"/>
                <w:b/>
                <w:bCs/>
                <w:color w:val="000000"/>
                <w:sz w:val="20"/>
                <w:szCs w:val="20"/>
                <w:lang w:eastAsia="it-IT"/>
              </w:rPr>
              <w:t>l cliente</w:t>
            </w:r>
          </w:p>
        </w:tc>
        <w:tc>
          <w:tcPr>
            <w:tcW w:w="2500" w:type="pct"/>
            <w:shd w:val="clear" w:color="auto" w:fill="BFBFBF"/>
            <w:vAlign w:val="center"/>
          </w:tcPr>
          <w:p w:rsidRPr="00602738" w:rsidR="00863D9C" w:rsidP="00863D9C" w:rsidRDefault="00863D9C" w14:paraId="5E8BE61A" w14:textId="3B3AD5D1">
            <w:pPr>
              <w:rPr>
                <w:rFonts w:ascii="Arial" w:hAnsi="Arial" w:cs="Arial"/>
                <w:b/>
                <w:bCs/>
                <w:color w:val="000000"/>
                <w:sz w:val="20"/>
                <w:szCs w:val="20"/>
                <w:lang w:eastAsia="it-IT"/>
              </w:rPr>
            </w:pPr>
            <w:r w:rsidRPr="00BA5E04">
              <w:rPr>
                <w:rFonts w:ascii="Arial" w:hAnsi="Arial" w:cs="Arial"/>
                <w:b/>
                <w:bCs/>
                <w:color w:val="000000"/>
                <w:sz w:val="20"/>
                <w:szCs w:val="20"/>
                <w:lang w:eastAsia="it-IT"/>
              </w:rPr>
              <w:t>Nome servizio/trattamenti in cogestione co</w:t>
            </w:r>
            <w:r w:rsidR="0052613A">
              <w:rPr>
                <w:rFonts w:ascii="Arial" w:hAnsi="Arial" w:cs="Arial"/>
                <w:b/>
                <w:bCs/>
                <w:color w:val="000000"/>
                <w:sz w:val="20"/>
                <w:szCs w:val="20"/>
                <w:lang w:eastAsia="it-IT"/>
              </w:rPr>
              <w:t>n i</w:t>
            </w:r>
            <w:r w:rsidRPr="00BA5E04">
              <w:rPr>
                <w:rFonts w:ascii="Arial" w:hAnsi="Arial" w:cs="Arial"/>
                <w:b/>
                <w:bCs/>
                <w:color w:val="000000"/>
                <w:sz w:val="20"/>
                <w:szCs w:val="20"/>
                <w:lang w:eastAsia="it-IT"/>
              </w:rPr>
              <w:t>l cliente</w:t>
            </w:r>
          </w:p>
        </w:tc>
      </w:tr>
      <w:tr w:rsidRPr="00602738" w:rsidR="00863D9C" w:rsidTr="00676D7C" w14:paraId="6AE11F89" w14:textId="77777777">
        <w:trPr>
          <w:trHeight w:val="1639"/>
        </w:trPr>
        <w:tc>
          <w:tcPr>
            <w:tcW w:w="2500" w:type="pct"/>
            <w:tcMar>
              <w:top w:w="0" w:type="dxa"/>
              <w:left w:w="70" w:type="dxa"/>
              <w:bottom w:w="0" w:type="dxa"/>
              <w:right w:w="70" w:type="dxa"/>
            </w:tcMar>
            <w:vAlign w:val="center"/>
            <w:hideMark/>
          </w:tcPr>
          <w:p w:rsidR="00863D9C" w:rsidP="00676D7C" w:rsidRDefault="00863D9C" w14:paraId="08B1AF29" w14:textId="26A8DB43">
            <w:pPr>
              <w:rPr>
                <w:rFonts w:ascii="Arial" w:hAnsi="Arial" w:cs="Arial"/>
                <w:sz w:val="20"/>
                <w:szCs w:val="20"/>
              </w:rPr>
            </w:pPr>
            <w:r w:rsidRPr="00BA5E04">
              <w:rPr>
                <w:rFonts w:ascii="Arial" w:hAnsi="Arial" w:cs="Arial"/>
                <w:sz w:val="20"/>
                <w:szCs w:val="20"/>
              </w:rPr>
              <w:t>Indicare</w:t>
            </w:r>
          </w:p>
          <w:p w:rsidR="00676D7C" w:rsidP="00676D7C" w:rsidRDefault="00863D9C" w14:paraId="79DAE990" w14:textId="0F5CB8CC">
            <w:pPr>
              <w:pStyle w:val="Paragrafoelenco"/>
              <w:numPr>
                <w:ilvl w:val="0"/>
                <w:numId w:val="24"/>
              </w:numPr>
              <w:rPr>
                <w:rFonts w:ascii="Arial" w:hAnsi="Arial" w:cs="Arial"/>
                <w:sz w:val="20"/>
                <w:szCs w:val="20"/>
              </w:rPr>
            </w:pPr>
            <w:proofErr w:type="gramStart"/>
            <w:r w:rsidRPr="004C3D3E">
              <w:rPr>
                <w:rFonts w:ascii="Arial" w:hAnsi="Arial" w:cs="Arial"/>
                <w:sz w:val="20"/>
                <w:szCs w:val="20"/>
              </w:rPr>
              <w:t>“SI”</w:t>
            </w:r>
            <w:proofErr w:type="gramEnd"/>
            <w:r w:rsidRPr="004C3D3E">
              <w:rPr>
                <w:rFonts w:ascii="Arial" w:hAnsi="Arial" w:cs="Arial"/>
                <w:sz w:val="20"/>
                <w:szCs w:val="20"/>
              </w:rPr>
              <w:t xml:space="preserve"> se sono previsti servizi in cogestione, cioè sono assegnate utenze di amministratore di sistema anche al cliente per svolgere gli stessi trattamenti con le medesimi abilitazioni e finalità svolti da TIM e/o da suo fornitore.</w:t>
            </w:r>
          </w:p>
          <w:p w:rsidRPr="00676D7C" w:rsidR="00676D7C" w:rsidP="00676D7C" w:rsidRDefault="00676D7C" w14:paraId="349F4D1C" w14:textId="77777777">
            <w:pPr>
              <w:pStyle w:val="Paragrafoelenco"/>
              <w:rPr>
                <w:rFonts w:ascii="Arial" w:hAnsi="Arial" w:cs="Arial"/>
                <w:sz w:val="20"/>
                <w:szCs w:val="20"/>
              </w:rPr>
            </w:pPr>
          </w:p>
          <w:p w:rsidRPr="00602738" w:rsidR="00863D9C" w:rsidP="00676D7C" w:rsidRDefault="00863D9C" w14:paraId="13159491" w14:textId="233087C8">
            <w:pPr>
              <w:pStyle w:val="Paragrafoelenco"/>
              <w:numPr>
                <w:ilvl w:val="0"/>
                <w:numId w:val="24"/>
              </w:numPr>
              <w:rPr>
                <w:rFonts w:ascii="Arial" w:hAnsi="Arial" w:cs="Arial"/>
                <w:sz w:val="20"/>
                <w:szCs w:val="20"/>
              </w:rPr>
            </w:pPr>
            <w:r w:rsidRPr="004C3D3E">
              <w:rPr>
                <w:rFonts w:ascii="Arial" w:hAnsi="Arial" w:cs="Arial"/>
                <w:sz w:val="20"/>
                <w:szCs w:val="20"/>
              </w:rPr>
              <w:t>“NO” in caso contrario</w:t>
            </w:r>
          </w:p>
        </w:tc>
        <w:tc>
          <w:tcPr>
            <w:tcW w:w="2500" w:type="pct"/>
            <w:vAlign w:val="center"/>
          </w:tcPr>
          <w:p w:rsidRPr="00602738" w:rsidR="00863D9C" w:rsidP="00676D7C" w:rsidRDefault="00863D9C" w14:paraId="3DF13DEA" w14:textId="4EECD235">
            <w:pPr>
              <w:rPr>
                <w:rFonts w:ascii="Arial" w:hAnsi="Arial" w:cs="Arial"/>
                <w:sz w:val="20"/>
                <w:szCs w:val="20"/>
              </w:rPr>
            </w:pPr>
            <w:r>
              <w:rPr>
                <w:rFonts w:ascii="Arial" w:hAnsi="Arial" w:cs="Arial"/>
                <w:sz w:val="20"/>
                <w:szCs w:val="20"/>
              </w:rPr>
              <w:t xml:space="preserve">Se </w:t>
            </w:r>
            <w:proofErr w:type="gramStart"/>
            <w:r>
              <w:rPr>
                <w:rFonts w:ascii="Arial" w:hAnsi="Arial" w:cs="Arial"/>
                <w:sz w:val="20"/>
                <w:szCs w:val="20"/>
              </w:rPr>
              <w:t>“SI”</w:t>
            </w:r>
            <w:proofErr w:type="gramEnd"/>
            <w:r w:rsidR="00676D7C">
              <w:rPr>
                <w:rFonts w:ascii="Arial" w:hAnsi="Arial" w:cs="Arial"/>
                <w:sz w:val="20"/>
                <w:szCs w:val="20"/>
              </w:rPr>
              <w:t>, c</w:t>
            </w:r>
            <w:r w:rsidRPr="00BA5E04">
              <w:rPr>
                <w:rFonts w:ascii="Arial" w:hAnsi="Arial" w:cs="Arial"/>
                <w:sz w:val="20"/>
                <w:szCs w:val="20"/>
              </w:rPr>
              <w:t>hiarire la RACI delle attività cliente e TIM</w:t>
            </w:r>
          </w:p>
        </w:tc>
      </w:tr>
    </w:tbl>
    <w:p w:rsidRPr="00602CC2" w:rsidR="005A3734" w:rsidP="00602CC2" w:rsidRDefault="005A3734" w14:paraId="126CDB38" w14:textId="7522B79A">
      <w:pPr>
        <w:tabs>
          <w:tab w:val="left" w:pos="567"/>
        </w:tabs>
        <w:spacing w:line="260" w:lineRule="exact"/>
        <w:jc w:val="both"/>
        <w:rPr>
          <w:rFonts w:ascii="Arial" w:hAnsi="Arial" w:cs="Arial"/>
        </w:rPr>
      </w:pPr>
    </w:p>
    <w:p w:rsidRPr="007F03E7" w:rsidR="00AA6B27" w:rsidP="00B64A13" w:rsidRDefault="00AA6B27" w14:paraId="17C90BF1" w14:textId="0F6A6BD2">
      <w:pPr>
        <w:pStyle w:val="Corpotesto"/>
        <w:pageBreakBefore/>
        <w:numPr>
          <w:ilvl w:val="0"/>
          <w:numId w:val="9"/>
        </w:numPr>
        <w:ind w:left="357" w:hanging="357"/>
        <w:outlineLvl w:val="1"/>
        <w:rPr>
          <w:rFonts w:ascii="TIM Sans Light" w:hAnsi="TIM Sans Light"/>
          <w:b/>
        </w:rPr>
      </w:pPr>
      <w:bookmarkStart w:name="_Hlk524341171" w:id="48"/>
      <w:r w:rsidRPr="007F03E7">
        <w:rPr>
          <w:rFonts w:ascii="TIM Sans Light" w:hAnsi="TIM Sans Light"/>
          <w:b/>
        </w:rPr>
        <w:t>Allegato Tecnico “Requisiti di sicurezza dei dati</w:t>
      </w:r>
      <w:r w:rsidRPr="007F03E7" w:rsidR="00B12A66">
        <w:rPr>
          <w:rFonts w:ascii="TIM Sans Light" w:hAnsi="TIM Sans Light"/>
          <w:b/>
        </w:rPr>
        <w:t xml:space="preserve"> della piattaforma</w:t>
      </w:r>
      <w:r w:rsidRPr="007F03E7">
        <w:rPr>
          <w:rFonts w:ascii="TIM Sans Light" w:hAnsi="TIM Sans Light"/>
          <w:b/>
        </w:rPr>
        <w:t>”</w:t>
      </w:r>
    </w:p>
    <w:p w:rsidRPr="00CB2246" w:rsidR="00775CD9" w:rsidP="00775CD9" w:rsidRDefault="00775CD9" w14:paraId="5118EDCA" w14:textId="0FBEDE45">
      <w:pPr>
        <w:tabs>
          <w:tab w:val="left" w:pos="567"/>
        </w:tabs>
        <w:spacing w:line="260" w:lineRule="exact"/>
        <w:jc w:val="both"/>
        <w:rPr>
          <w:rFonts w:ascii="Arial" w:hAnsi="Arial" w:cs="Arial"/>
          <w:highlight w:val="yellow"/>
        </w:rPr>
      </w:pPr>
      <w:bookmarkStart w:name="_Hlk14870458" w:id="49"/>
      <w:bookmarkStart w:name="_Hlk5284795" w:id="50"/>
      <w:r w:rsidRPr="00CB2246">
        <w:rPr>
          <w:rFonts w:ascii="Arial" w:hAnsi="Arial" w:cs="Arial"/>
          <w:highlight w:val="yellow"/>
        </w:rPr>
        <w:t xml:space="preserve">NOTA (da togliere): Se il contratto non prevede piattaforme o servizi di gestione IT (manutenzione </w:t>
      </w:r>
      <w:proofErr w:type="spellStart"/>
      <w:r w:rsidRPr="00CB2246">
        <w:rPr>
          <w:rFonts w:ascii="Arial" w:hAnsi="Arial" w:cs="Arial"/>
          <w:highlight w:val="yellow"/>
        </w:rPr>
        <w:t>sw</w:t>
      </w:r>
      <w:proofErr w:type="spellEnd"/>
      <w:r w:rsidRPr="00CB2246">
        <w:rPr>
          <w:rFonts w:ascii="Arial" w:hAnsi="Arial" w:cs="Arial"/>
          <w:highlight w:val="yellow"/>
        </w:rPr>
        <w:t xml:space="preserve">, gestione database, gestione del S.O., gestione applicativa, </w:t>
      </w:r>
      <w:proofErr w:type="spellStart"/>
      <w:r w:rsidRPr="00CB2246">
        <w:rPr>
          <w:rFonts w:ascii="Arial" w:hAnsi="Arial" w:cs="Arial"/>
          <w:highlight w:val="yellow"/>
        </w:rPr>
        <w:t>e</w:t>
      </w:r>
      <w:r w:rsidR="00114090">
        <w:rPr>
          <w:rFonts w:ascii="Arial" w:hAnsi="Arial" w:cs="Arial"/>
          <w:highlight w:val="yellow"/>
        </w:rPr>
        <w:t>c</w:t>
      </w:r>
      <w:r w:rsidRPr="00CB2246">
        <w:rPr>
          <w:rFonts w:ascii="Arial" w:hAnsi="Arial" w:cs="Arial"/>
          <w:highlight w:val="yellow"/>
        </w:rPr>
        <w:t>c</w:t>
      </w:r>
      <w:proofErr w:type="spellEnd"/>
      <w:r w:rsidR="00114090">
        <w:rPr>
          <w:rFonts w:ascii="Arial" w:hAnsi="Arial" w:cs="Arial"/>
          <w:highlight w:val="yellow"/>
        </w:rPr>
        <w:t xml:space="preserve"> </w:t>
      </w:r>
      <w:r w:rsidR="00F15A41">
        <w:rPr>
          <w:rFonts w:ascii="Arial" w:hAnsi="Arial" w:cs="Arial"/>
          <w:highlight w:val="yellow"/>
        </w:rPr>
        <w:t>…</w:t>
      </w:r>
      <w:r w:rsidRPr="00CB2246">
        <w:rPr>
          <w:rFonts w:ascii="Arial" w:hAnsi="Arial" w:cs="Arial"/>
          <w:highlight w:val="yellow"/>
        </w:rPr>
        <w:t>), non ci sono requisiti di sicurezza. da valutare. Questo paragrafo sarà vuoto con la sola dicitura:</w:t>
      </w:r>
    </w:p>
    <w:p w:rsidRPr="00CB2246" w:rsidR="00775CD9" w:rsidP="00775CD9" w:rsidRDefault="00775CD9" w14:paraId="44674004" w14:textId="77777777">
      <w:pPr>
        <w:tabs>
          <w:tab w:val="left" w:pos="567"/>
        </w:tabs>
        <w:spacing w:line="260" w:lineRule="exact"/>
        <w:jc w:val="both"/>
        <w:rPr>
          <w:rFonts w:ascii="Arial" w:hAnsi="Arial" w:cs="Arial"/>
          <w:highlight w:val="yellow"/>
        </w:rPr>
      </w:pPr>
    </w:p>
    <w:p w:rsidRPr="00CB2246" w:rsidR="00775CD9" w:rsidP="00866844" w:rsidRDefault="00866844" w14:paraId="480FA6EE" w14:textId="34F3B052">
      <w:pPr>
        <w:tabs>
          <w:tab w:val="left" w:pos="567"/>
        </w:tabs>
        <w:spacing w:line="260" w:lineRule="exact"/>
        <w:jc w:val="center"/>
        <w:rPr>
          <w:rFonts w:ascii="Arial" w:hAnsi="Arial" w:cs="Arial"/>
        </w:rPr>
      </w:pPr>
      <w:r w:rsidRPr="00CB2246">
        <w:rPr>
          <w:rFonts w:ascii="Arial" w:hAnsi="Arial" w:cs="Arial"/>
          <w:highlight w:val="yellow"/>
        </w:rPr>
        <w:t>N.A</w:t>
      </w:r>
      <w:r w:rsidRPr="00CB2246" w:rsidR="00775CD9">
        <w:rPr>
          <w:rFonts w:ascii="Arial" w:hAnsi="Arial" w:cs="Arial"/>
          <w:highlight w:val="yellow"/>
        </w:rPr>
        <w:t xml:space="preserve">. </w:t>
      </w:r>
      <w:r w:rsidRPr="00CB2246">
        <w:rPr>
          <w:rFonts w:ascii="Arial" w:hAnsi="Arial" w:cs="Arial"/>
          <w:highlight w:val="yellow"/>
        </w:rPr>
        <w:t>perch</w:t>
      </w:r>
      <w:r w:rsidR="00100758">
        <w:rPr>
          <w:rFonts w:ascii="Arial" w:hAnsi="Arial" w:cs="Arial"/>
          <w:highlight w:val="yellow"/>
        </w:rPr>
        <w:t>é</w:t>
      </w:r>
      <w:r w:rsidRPr="00CB2246">
        <w:rPr>
          <w:rFonts w:ascii="Arial" w:hAnsi="Arial" w:cs="Arial"/>
          <w:highlight w:val="yellow"/>
        </w:rPr>
        <w:t xml:space="preserve"> </w:t>
      </w:r>
      <w:r w:rsidRPr="00CB2246" w:rsidR="00775CD9">
        <w:rPr>
          <w:rFonts w:ascii="Arial" w:hAnsi="Arial" w:cs="Arial"/>
          <w:highlight w:val="yellow"/>
        </w:rPr>
        <w:t>servizi di gestione IT o piattaforma non oggetto del contratto.</w:t>
      </w:r>
    </w:p>
    <w:bookmarkEnd w:id="49"/>
    <w:p w:rsidRPr="00CB2246" w:rsidR="00CF5952" w:rsidP="00BA0DDE" w:rsidRDefault="00CF5952" w14:paraId="32ABB949" w14:textId="77777777">
      <w:pPr>
        <w:tabs>
          <w:tab w:val="left" w:pos="567"/>
        </w:tabs>
        <w:spacing w:line="260" w:lineRule="exact"/>
        <w:jc w:val="both"/>
        <w:rPr>
          <w:rFonts w:ascii="Arial" w:hAnsi="Arial" w:cs="Arial"/>
        </w:rPr>
      </w:pPr>
    </w:p>
    <w:p w:rsidRPr="00CB2246" w:rsidR="00BA0DDE" w:rsidP="00BA0DDE" w:rsidRDefault="00BA0DDE" w14:paraId="16DBE96E" w14:textId="73DBC3C9">
      <w:pPr>
        <w:tabs>
          <w:tab w:val="left" w:pos="567"/>
        </w:tabs>
        <w:spacing w:line="260" w:lineRule="exact"/>
        <w:jc w:val="both"/>
        <w:rPr>
          <w:rFonts w:ascii="Arial" w:hAnsi="Arial" w:cs="Arial"/>
        </w:rPr>
      </w:pPr>
      <w:r w:rsidRPr="00CB2246">
        <w:rPr>
          <w:rFonts w:ascii="Arial" w:hAnsi="Arial" w:cs="Arial"/>
        </w:rPr>
        <w:t xml:space="preserve">Le piattaforme sono raggruppate </w:t>
      </w:r>
      <w:r w:rsidRPr="00CB2246" w:rsidR="00C615A1">
        <w:rPr>
          <w:rFonts w:ascii="Arial" w:hAnsi="Arial" w:cs="Arial"/>
        </w:rPr>
        <w:t xml:space="preserve">per tipo dati e/o </w:t>
      </w:r>
      <w:r w:rsidRPr="00CB2246">
        <w:rPr>
          <w:rFonts w:ascii="Arial" w:hAnsi="Arial" w:cs="Arial"/>
        </w:rPr>
        <w:t>in perimetri (“perimetri di compliance ICT Mercato”) sulla base della natura dei dati trattati secondo quanto dichiarato dal Cliente (nel caso di infrastrutture IaaS o altre piattaforme infrastrutturali) o propria del servizio erogato (nel caso di SaaS/Applicazioni, Verticali e/o Soluzioni a progetto).</w:t>
      </w:r>
    </w:p>
    <w:bookmarkEnd w:id="50"/>
    <w:p w:rsidRPr="00CB2246" w:rsidR="009B3238" w:rsidP="009B3238" w:rsidRDefault="009B3238" w14:paraId="2DFDF572" w14:textId="77777777">
      <w:pPr>
        <w:tabs>
          <w:tab w:val="left" w:pos="567"/>
        </w:tabs>
        <w:spacing w:line="260" w:lineRule="exact"/>
        <w:jc w:val="both"/>
        <w:rPr>
          <w:rFonts w:ascii="Arial" w:hAnsi="Arial" w:cs="Arial"/>
        </w:rPr>
      </w:pPr>
    </w:p>
    <w:tbl>
      <w:tblPr>
        <w:tblStyle w:val="Grigliatabella"/>
        <w:tblW w:w="0" w:type="auto"/>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ook w:val="04A0" w:firstRow="1" w:lastRow="0" w:firstColumn="1" w:lastColumn="0" w:noHBand="0" w:noVBand="1"/>
      </w:tblPr>
      <w:tblGrid>
        <w:gridCol w:w="10436"/>
      </w:tblGrid>
      <w:tr w:rsidR="009B3238" w:rsidTr="00604D40" w14:paraId="73F1F5F1" w14:textId="77777777">
        <w:tc>
          <w:tcPr>
            <w:tcW w:w="10456" w:type="dxa"/>
          </w:tcPr>
          <w:p w:rsidRPr="00CB2246" w:rsidR="009B3238" w:rsidP="00074E9C" w:rsidRDefault="009B3238" w14:paraId="02BDDE33" w14:textId="5FFC8F93">
            <w:pPr>
              <w:tabs>
                <w:tab w:val="left" w:pos="567"/>
              </w:tabs>
              <w:spacing w:line="260" w:lineRule="exact"/>
              <w:jc w:val="center"/>
              <w:rPr>
                <w:rFonts w:ascii="Arial" w:hAnsi="Arial" w:cs="Arial"/>
                <w:b/>
              </w:rPr>
            </w:pPr>
            <w:r w:rsidRPr="00CB2246">
              <w:rPr>
                <w:rFonts w:ascii="Arial" w:hAnsi="Arial" w:cs="Arial"/>
                <w:b/>
              </w:rPr>
              <w:t xml:space="preserve">NOTA </w:t>
            </w:r>
            <w:r w:rsidRPr="00CB2246" w:rsidR="00B11228">
              <w:rPr>
                <w:rFonts w:ascii="Arial" w:hAnsi="Arial" w:cs="Arial"/>
                <w:b/>
              </w:rPr>
              <w:t>PER LA COMPILAZIONE</w:t>
            </w:r>
          </w:p>
          <w:p w:rsidRPr="00CB2246" w:rsidR="009B3238" w:rsidP="00074E9C" w:rsidRDefault="009B3238" w14:paraId="4901FE74" w14:textId="77777777">
            <w:pPr>
              <w:tabs>
                <w:tab w:val="left" w:pos="567"/>
              </w:tabs>
              <w:spacing w:line="260" w:lineRule="exact"/>
              <w:jc w:val="both"/>
              <w:rPr>
                <w:rFonts w:ascii="Arial" w:hAnsi="Arial" w:cs="Arial"/>
              </w:rPr>
            </w:pPr>
          </w:p>
          <w:p w:rsidRPr="00CB2246" w:rsidR="009B3238" w:rsidP="00074E9C" w:rsidRDefault="009B3238" w14:paraId="6C8B7D42" w14:textId="0A147896">
            <w:pPr>
              <w:tabs>
                <w:tab w:val="left" w:pos="567"/>
              </w:tabs>
              <w:spacing w:line="260" w:lineRule="exact"/>
              <w:jc w:val="both"/>
              <w:rPr>
                <w:rFonts w:ascii="Arial" w:hAnsi="Arial" w:cs="Arial"/>
              </w:rPr>
            </w:pPr>
            <w:r w:rsidRPr="00CB2246">
              <w:rPr>
                <w:rFonts w:ascii="Arial" w:hAnsi="Arial" w:cs="Arial"/>
              </w:rPr>
              <w:t xml:space="preserve">Le misure di sicurezza riportate di seguito sono da </w:t>
            </w:r>
            <w:r w:rsidRPr="00CB2246" w:rsidR="00B11228">
              <w:rPr>
                <w:rFonts w:ascii="Arial" w:hAnsi="Arial" w:cs="Arial"/>
              </w:rPr>
              <w:t>valutare</w:t>
            </w:r>
            <w:r w:rsidRPr="00CB2246">
              <w:rPr>
                <w:rFonts w:ascii="Arial" w:hAnsi="Arial" w:cs="Arial"/>
              </w:rPr>
              <w:t xml:space="preserve"> per indirizzare le esigenze di sicurezza e compliance verso i </w:t>
            </w:r>
            <w:r w:rsidRPr="00CB2246" w:rsidR="00792694">
              <w:rPr>
                <w:rFonts w:ascii="Arial" w:hAnsi="Arial" w:cs="Arial"/>
              </w:rPr>
              <w:t xml:space="preserve">trattamenti svolti dai </w:t>
            </w:r>
            <w:r w:rsidRPr="00CB2246">
              <w:rPr>
                <w:rFonts w:ascii="Arial" w:hAnsi="Arial" w:cs="Arial"/>
              </w:rPr>
              <w:t xml:space="preserve">fornitori o funzioni tecniche interne </w:t>
            </w:r>
            <w:r w:rsidRPr="00CB2246" w:rsidR="009E3056">
              <w:rPr>
                <w:rFonts w:ascii="Arial" w:hAnsi="Arial" w:cs="Arial"/>
              </w:rPr>
              <w:t xml:space="preserve">TIM </w:t>
            </w:r>
            <w:r w:rsidRPr="00CB2246" w:rsidR="00A965F2">
              <w:rPr>
                <w:rFonts w:ascii="Arial" w:hAnsi="Arial" w:cs="Arial"/>
              </w:rPr>
              <w:t>-</w:t>
            </w:r>
            <w:r w:rsidR="005E5E50">
              <w:rPr>
                <w:rFonts w:ascii="Arial" w:hAnsi="Arial" w:cs="Arial"/>
              </w:rPr>
              <w:t xml:space="preserve"> </w:t>
            </w:r>
            <w:r w:rsidRPr="00CB2246" w:rsidR="005E5E50">
              <w:rPr>
                <w:rFonts w:ascii="Arial" w:hAnsi="Arial" w:cs="Arial"/>
                <w:b/>
              </w:rPr>
              <w:t xml:space="preserve">Responsabili </w:t>
            </w:r>
            <w:r w:rsidRPr="00CB2246">
              <w:rPr>
                <w:rFonts w:ascii="Arial" w:hAnsi="Arial" w:cs="Arial"/>
                <w:b/>
              </w:rPr>
              <w:t xml:space="preserve">dei trattamenti e/o </w:t>
            </w:r>
            <w:r w:rsidRPr="00CB2246" w:rsidR="005E5E50">
              <w:rPr>
                <w:rFonts w:ascii="Arial" w:hAnsi="Arial" w:cs="Arial"/>
                <w:b/>
              </w:rPr>
              <w:t xml:space="preserve">Responsabili </w:t>
            </w:r>
            <w:r w:rsidRPr="00CB2246">
              <w:rPr>
                <w:rFonts w:ascii="Arial" w:hAnsi="Arial" w:cs="Arial"/>
                <w:b/>
              </w:rPr>
              <w:t>dello sviluppo</w:t>
            </w:r>
            <w:r w:rsidRPr="00CB2246" w:rsidR="00A965F2">
              <w:rPr>
                <w:rFonts w:ascii="Arial" w:hAnsi="Arial" w:cs="Arial"/>
                <w:b/>
              </w:rPr>
              <w:t xml:space="preserve"> -</w:t>
            </w:r>
            <w:r w:rsidRPr="00CB2246">
              <w:rPr>
                <w:rFonts w:ascii="Arial" w:hAnsi="Arial" w:cs="Arial"/>
                <w:b/>
              </w:rPr>
              <w:t xml:space="preserve"> </w:t>
            </w:r>
            <w:r w:rsidRPr="00CB2246">
              <w:rPr>
                <w:rFonts w:ascii="Arial" w:hAnsi="Arial" w:cs="Arial"/>
              </w:rPr>
              <w:t xml:space="preserve">riportati </w:t>
            </w:r>
            <w:r w:rsidRPr="00CB2246" w:rsidR="00A965F2">
              <w:rPr>
                <w:rFonts w:ascii="Arial" w:hAnsi="Arial" w:cs="Arial"/>
              </w:rPr>
              <w:t>nelle colonne dei requisiti</w:t>
            </w:r>
            <w:r w:rsidRPr="00CB2246">
              <w:rPr>
                <w:rFonts w:ascii="Arial" w:hAnsi="Arial" w:cs="Arial"/>
              </w:rPr>
              <w:t xml:space="preserve"> come Responsabil</w:t>
            </w:r>
            <w:r w:rsidRPr="00CB2246" w:rsidR="009E3056">
              <w:rPr>
                <w:rFonts w:ascii="Arial" w:hAnsi="Arial" w:cs="Arial"/>
              </w:rPr>
              <w:t>e</w:t>
            </w:r>
            <w:r w:rsidR="001B0D4E">
              <w:rPr>
                <w:rFonts w:ascii="Arial" w:hAnsi="Arial" w:cs="Arial"/>
              </w:rPr>
              <w:t xml:space="preserve"> </w:t>
            </w:r>
            <w:r w:rsidRPr="00CB2246" w:rsidR="009E3056">
              <w:rPr>
                <w:rFonts w:ascii="Arial" w:hAnsi="Arial" w:cs="Arial"/>
              </w:rPr>
              <w:t>1,</w:t>
            </w:r>
            <w:r w:rsidR="001E24C1">
              <w:rPr>
                <w:rFonts w:ascii="Arial" w:hAnsi="Arial" w:cs="Arial"/>
              </w:rPr>
              <w:t xml:space="preserve"> </w:t>
            </w:r>
            <w:r w:rsidRPr="00CB2246" w:rsidR="009E3056">
              <w:rPr>
                <w:rFonts w:ascii="Arial" w:hAnsi="Arial" w:cs="Arial"/>
              </w:rPr>
              <w:t>2,</w:t>
            </w:r>
            <w:r w:rsidR="001E24C1">
              <w:rPr>
                <w:rFonts w:ascii="Arial" w:hAnsi="Arial" w:cs="Arial"/>
              </w:rPr>
              <w:t xml:space="preserve"> .</w:t>
            </w:r>
            <w:r w:rsidRPr="00CB2246" w:rsidR="009E3056">
              <w:rPr>
                <w:rFonts w:ascii="Arial" w:hAnsi="Arial" w:cs="Arial"/>
              </w:rPr>
              <w:t>..</w:t>
            </w:r>
            <w:r w:rsidR="001E24C1">
              <w:rPr>
                <w:rFonts w:ascii="Arial" w:hAnsi="Arial" w:cs="Arial"/>
              </w:rPr>
              <w:t xml:space="preserve">, </w:t>
            </w:r>
            <w:r w:rsidRPr="00CB2246" w:rsidR="009E3056">
              <w:rPr>
                <w:rFonts w:ascii="Arial" w:hAnsi="Arial" w:cs="Arial"/>
              </w:rPr>
              <w:t>ma da sostituire co</w:t>
            </w:r>
            <w:r w:rsidR="0092287C">
              <w:rPr>
                <w:rFonts w:ascii="Arial" w:hAnsi="Arial" w:cs="Arial"/>
              </w:rPr>
              <w:t>n i</w:t>
            </w:r>
            <w:r w:rsidRPr="00CB2246" w:rsidR="009E3056">
              <w:rPr>
                <w:rFonts w:ascii="Arial" w:hAnsi="Arial" w:cs="Arial"/>
              </w:rPr>
              <w:t xml:space="preserve">l nome </w:t>
            </w:r>
            <w:r w:rsidRPr="00CB2246">
              <w:rPr>
                <w:rFonts w:ascii="Arial" w:hAnsi="Arial" w:cs="Arial"/>
              </w:rPr>
              <w:t>azienda</w:t>
            </w:r>
            <w:r w:rsidRPr="00CB2246" w:rsidR="00A22F97">
              <w:rPr>
                <w:rFonts w:ascii="Arial" w:hAnsi="Arial" w:cs="Arial"/>
              </w:rPr>
              <w:t>/fornitore</w:t>
            </w:r>
            <w:r w:rsidR="009E3056">
              <w:rPr>
                <w:rStyle w:val="Rimandonotaapidipagina"/>
                <w:rFonts w:ascii="Arial" w:hAnsi="Arial" w:cs="Arial"/>
                <w:lang w:val="pt-BR"/>
              </w:rPr>
              <w:footnoteReference w:id="16"/>
            </w:r>
            <w:r w:rsidRPr="00CB2246">
              <w:rPr>
                <w:rFonts w:ascii="Arial" w:hAnsi="Arial" w:cs="Arial"/>
              </w:rPr>
              <w:t>.</w:t>
            </w:r>
          </w:p>
          <w:p w:rsidRPr="00CB2246" w:rsidR="009B3238" w:rsidRDefault="009B3238" w14:paraId="3E514B02" w14:textId="02A2D652">
            <w:pPr>
              <w:pStyle w:val="Paragrafoelenco"/>
              <w:numPr>
                <w:ilvl w:val="0"/>
                <w:numId w:val="7"/>
              </w:numPr>
              <w:rPr>
                <w:rFonts w:ascii="Arial" w:hAnsi="Arial" w:cs="Arial"/>
                <w:b/>
              </w:rPr>
            </w:pPr>
            <w:r w:rsidRPr="00CB2246">
              <w:rPr>
                <w:rFonts w:ascii="Arial" w:hAnsi="Arial" w:cs="Arial"/>
                <w:b/>
              </w:rPr>
              <w:t>Ciascun requisito deve essere valutato in termini di una delle seguenti casistiche indicando in corrispondenza della colonna del relativo responsabile:</w:t>
            </w:r>
          </w:p>
          <w:p w:rsidRPr="00CB2246" w:rsidR="009B3238" w:rsidRDefault="00E22348" w14:paraId="4FB75348" w14:textId="0A8F272A">
            <w:pPr>
              <w:pStyle w:val="Paragrafoelenco"/>
              <w:numPr>
                <w:ilvl w:val="1"/>
                <w:numId w:val="7"/>
              </w:numPr>
              <w:tabs>
                <w:tab w:val="left" w:pos="567"/>
              </w:tabs>
              <w:spacing w:line="260" w:lineRule="exact"/>
              <w:jc w:val="both"/>
              <w:rPr>
                <w:rFonts w:ascii="Arial" w:hAnsi="Arial" w:cs="Arial"/>
                <w:b/>
              </w:rPr>
            </w:pPr>
            <w:r w:rsidRPr="00CB2246">
              <w:rPr>
                <w:rFonts w:ascii="Arial" w:hAnsi="Arial" w:cs="Arial"/>
                <w:b/>
              </w:rPr>
              <w:t>Applicato</w:t>
            </w:r>
            <w:r w:rsidRPr="00CB2246" w:rsidR="009B3238">
              <w:rPr>
                <w:rFonts w:ascii="Arial" w:hAnsi="Arial" w:cs="Arial"/>
                <w:b/>
              </w:rPr>
              <w:t xml:space="preserve">: </w:t>
            </w:r>
            <w:r w:rsidRPr="00CB2246" w:rsidR="009B3238">
              <w:rPr>
                <w:rFonts w:ascii="Arial" w:hAnsi="Arial" w:cs="Arial"/>
              </w:rPr>
              <w:t>quando il requisito, la misura si intende applicata</w:t>
            </w:r>
          </w:p>
          <w:p w:rsidRPr="00CB2246" w:rsidR="009B3238" w:rsidRDefault="000A0D0B" w14:paraId="4702DCE7" w14:textId="0EB370F2">
            <w:pPr>
              <w:pStyle w:val="Paragrafoelenco"/>
              <w:numPr>
                <w:ilvl w:val="1"/>
                <w:numId w:val="7"/>
              </w:numPr>
              <w:tabs>
                <w:tab w:val="left" w:pos="567"/>
              </w:tabs>
              <w:spacing w:line="260" w:lineRule="exact"/>
              <w:jc w:val="both"/>
              <w:rPr>
                <w:rFonts w:ascii="Arial" w:hAnsi="Arial" w:cs="Arial"/>
                <w:b/>
              </w:rPr>
            </w:pPr>
            <w:r w:rsidRPr="00CB2246">
              <w:rPr>
                <w:rFonts w:ascii="Arial" w:hAnsi="Arial" w:cs="Arial"/>
                <w:b/>
              </w:rPr>
              <w:t xml:space="preserve">Non </w:t>
            </w:r>
            <w:r w:rsidRPr="00CB2246" w:rsidR="009B3238">
              <w:rPr>
                <w:rFonts w:ascii="Arial" w:hAnsi="Arial" w:cs="Arial"/>
                <w:b/>
              </w:rPr>
              <w:t>applicato perch</w:t>
            </w:r>
            <w:r w:rsidR="00440636">
              <w:rPr>
                <w:rFonts w:ascii="Arial" w:hAnsi="Arial" w:cs="Arial"/>
                <w:b/>
              </w:rPr>
              <w:t>é</w:t>
            </w:r>
            <w:r w:rsidRPr="00CB2246" w:rsidR="009B3238">
              <w:rPr>
                <w:rFonts w:ascii="Arial" w:hAnsi="Arial" w:cs="Arial"/>
                <w:b/>
              </w:rPr>
              <w:t xml:space="preserve"> prevista l’applicazione in data xx/</w:t>
            </w:r>
            <w:proofErr w:type="spellStart"/>
            <w:r w:rsidRPr="00CB2246" w:rsidR="009B3238">
              <w:rPr>
                <w:rFonts w:ascii="Arial" w:hAnsi="Arial" w:cs="Arial"/>
                <w:b/>
              </w:rPr>
              <w:t>yy</w:t>
            </w:r>
            <w:proofErr w:type="spellEnd"/>
            <w:r w:rsidRPr="00CB2246" w:rsidR="009B3238">
              <w:rPr>
                <w:rFonts w:ascii="Arial" w:hAnsi="Arial" w:cs="Arial"/>
                <w:b/>
              </w:rPr>
              <w:t>/</w:t>
            </w:r>
            <w:proofErr w:type="spellStart"/>
            <w:r w:rsidRPr="00CB2246" w:rsidR="009B3238">
              <w:rPr>
                <w:rFonts w:ascii="Arial" w:hAnsi="Arial" w:cs="Arial"/>
                <w:b/>
              </w:rPr>
              <w:t>zzzz</w:t>
            </w:r>
            <w:proofErr w:type="spellEnd"/>
            <w:r w:rsidRPr="00CB2246" w:rsidR="009B3238">
              <w:rPr>
                <w:rFonts w:ascii="Arial" w:hAnsi="Arial" w:cs="Arial"/>
                <w:b/>
              </w:rPr>
              <w:t xml:space="preserve">: </w:t>
            </w:r>
            <w:r w:rsidRPr="00CB2246" w:rsidR="009B3238">
              <w:rPr>
                <w:rFonts w:ascii="Arial" w:hAnsi="Arial" w:cs="Arial"/>
              </w:rPr>
              <w:t>quando si prevede l’applicazione della misura dopo l’entrata in esercizio della soluzione</w:t>
            </w:r>
          </w:p>
          <w:p w:rsidRPr="00CB2246" w:rsidR="009B3238" w:rsidRDefault="000A0D0B" w14:paraId="53E16B66" w14:textId="7ABE5E49">
            <w:pPr>
              <w:pStyle w:val="Paragrafoelenco"/>
              <w:numPr>
                <w:ilvl w:val="1"/>
                <w:numId w:val="7"/>
              </w:numPr>
              <w:tabs>
                <w:tab w:val="left" w:pos="567"/>
              </w:tabs>
              <w:spacing w:line="260" w:lineRule="exact"/>
              <w:jc w:val="both"/>
              <w:rPr>
                <w:rFonts w:ascii="Arial" w:hAnsi="Arial" w:cs="Arial"/>
              </w:rPr>
            </w:pPr>
            <w:r w:rsidRPr="00CB2246">
              <w:rPr>
                <w:rFonts w:ascii="Arial" w:hAnsi="Arial" w:cs="Arial"/>
                <w:b/>
              </w:rPr>
              <w:t xml:space="preserve">Non </w:t>
            </w:r>
            <w:r w:rsidRPr="00CB2246" w:rsidR="009B3238">
              <w:rPr>
                <w:rFonts w:ascii="Arial" w:hAnsi="Arial" w:cs="Arial"/>
                <w:b/>
              </w:rPr>
              <w:t xml:space="preserve">applicabile </w:t>
            </w:r>
            <w:r w:rsidR="007352AB">
              <w:rPr>
                <w:rFonts w:ascii="Arial" w:hAnsi="Arial" w:cs="Arial"/>
                <w:b/>
              </w:rPr>
              <w:t>perché .</w:t>
            </w:r>
            <w:r w:rsidRPr="00CB2246" w:rsidR="009B3238">
              <w:rPr>
                <w:rFonts w:ascii="Arial" w:hAnsi="Arial" w:cs="Arial"/>
                <w:b/>
              </w:rPr>
              <w:t xml:space="preserve">..: </w:t>
            </w:r>
            <w:r w:rsidRPr="00CB2246" w:rsidR="009B3238">
              <w:rPr>
                <w:rFonts w:ascii="Arial" w:hAnsi="Arial" w:cs="Arial"/>
              </w:rPr>
              <w:t>indicare uno dei seguenti motivi:</w:t>
            </w:r>
          </w:p>
          <w:p w:rsidRPr="00F34E30" w:rsidR="009B3238" w:rsidRDefault="009B3238" w14:paraId="09E20DF6" w14:textId="1BD4C315">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 xml:space="preserve">In carico al </w:t>
            </w:r>
            <w:r w:rsidRPr="00F34E30" w:rsidR="00F232F4">
              <w:rPr>
                <w:rFonts w:ascii="Arial" w:hAnsi="Arial" w:cs="Arial"/>
                <w:lang w:val="pt-BR"/>
              </w:rPr>
              <w:t>Titolare</w:t>
            </w:r>
          </w:p>
          <w:p w:rsidRPr="00F34E30" w:rsidR="009B3238" w:rsidRDefault="009B3238" w14:paraId="403E4B0B" w14:textId="77777777">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Non è sopportata dalla tecnologia</w:t>
            </w:r>
          </w:p>
          <w:p w:rsidR="009B3238" w:rsidRDefault="009B3238" w14:paraId="30D1B313" w14:textId="2940ABA8">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Non richiesto contrattualmente</w:t>
            </w:r>
          </w:p>
          <w:p w:rsidRPr="00CB2246" w:rsidR="00705002" w:rsidRDefault="00705002" w14:paraId="31062592" w14:textId="01318A1F">
            <w:pPr>
              <w:pStyle w:val="Paragrafoelenco"/>
              <w:numPr>
                <w:ilvl w:val="2"/>
                <w:numId w:val="7"/>
              </w:numPr>
              <w:tabs>
                <w:tab w:val="left" w:pos="567"/>
              </w:tabs>
              <w:spacing w:line="260" w:lineRule="exact"/>
              <w:jc w:val="both"/>
              <w:rPr>
                <w:rFonts w:ascii="Arial" w:hAnsi="Arial" w:cs="Arial"/>
              </w:rPr>
            </w:pPr>
            <w:r w:rsidRPr="00CB2246">
              <w:rPr>
                <w:rFonts w:ascii="Arial" w:hAnsi="Arial" w:cs="Arial"/>
              </w:rPr>
              <w:t>Non sono svolti trattament</w:t>
            </w:r>
            <w:r w:rsidRPr="00CB2246" w:rsidR="008258C7">
              <w:rPr>
                <w:rFonts w:ascii="Arial" w:hAnsi="Arial" w:cs="Arial"/>
              </w:rPr>
              <w:t>i su questo</w:t>
            </w:r>
            <w:r w:rsidRPr="00CB2246">
              <w:rPr>
                <w:rFonts w:ascii="Arial" w:hAnsi="Arial" w:cs="Arial"/>
              </w:rPr>
              <w:t xml:space="preserve"> tipo dato e/o perimetro</w:t>
            </w:r>
          </w:p>
          <w:p w:rsidRPr="00702A51" w:rsidR="009B3238" w:rsidP="00074E9C" w:rsidRDefault="009B3238" w14:paraId="72E2700F" w14:textId="0088E305">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Altro</w:t>
            </w:r>
            <w:r w:rsidR="00702A51">
              <w:rPr>
                <w:rFonts w:ascii="Arial" w:hAnsi="Arial" w:cs="Arial"/>
                <w:lang w:val="pt-BR"/>
              </w:rPr>
              <w:t xml:space="preserve"> </w:t>
            </w:r>
            <w:ins w:author="Pernaselci Alessandro" w:date="2025-04-23T11:35:00Z" w:id="51">
              <w:r w:rsidR="00F232F4">
                <w:rPr>
                  <w:rFonts w:ascii="Arial" w:hAnsi="Arial" w:cs="Arial"/>
                  <w:lang w:val="pt-BR"/>
                </w:rPr>
                <w:t>(Specificare)</w:t>
              </w:r>
            </w:ins>
          </w:p>
        </w:tc>
      </w:tr>
      <w:bookmarkEnd w:id="0"/>
    </w:tbl>
    <w:p w:rsidR="009B3238" w:rsidP="00BA0DDE" w:rsidRDefault="009B3238" w14:paraId="7D079D6B" w14:textId="77777777">
      <w:pPr>
        <w:tabs>
          <w:tab w:val="left" w:pos="567"/>
        </w:tabs>
        <w:spacing w:line="260" w:lineRule="exact"/>
        <w:jc w:val="both"/>
        <w:rPr>
          <w:rFonts w:ascii="Arial" w:hAnsi="Arial" w:cs="Arial"/>
          <w:lang w:val="pt-BR"/>
        </w:rPr>
      </w:pPr>
    </w:p>
    <w:p w:rsidR="0059310E" w:rsidP="00BA0DDE" w:rsidRDefault="0059310E" w14:paraId="32E4DF53" w14:textId="77777777">
      <w:pPr>
        <w:tabs>
          <w:tab w:val="left" w:pos="567"/>
        </w:tabs>
        <w:spacing w:line="260" w:lineRule="exact"/>
        <w:jc w:val="both"/>
        <w:rPr>
          <w:rFonts w:ascii="Arial" w:hAnsi="Arial" w:cs="Arial"/>
          <w:lang w:val="pt-BR"/>
        </w:rPr>
      </w:pPr>
    </w:p>
    <w:p w:rsidR="0059310E" w:rsidP="00BA0DDE" w:rsidRDefault="0059310E" w14:paraId="6924F865" w14:textId="77777777">
      <w:pPr>
        <w:tabs>
          <w:tab w:val="left" w:pos="567"/>
        </w:tabs>
        <w:spacing w:line="260" w:lineRule="exact"/>
        <w:jc w:val="both"/>
        <w:rPr>
          <w:rFonts w:ascii="Arial" w:hAnsi="Arial" w:cs="Arial"/>
          <w:lang w:val="pt-BR"/>
        </w:rPr>
      </w:pPr>
    </w:p>
    <w:p w:rsidR="0059310E" w:rsidP="00BA0DDE" w:rsidRDefault="0059310E" w14:paraId="3480021A" w14:textId="77777777">
      <w:pPr>
        <w:tabs>
          <w:tab w:val="left" w:pos="567"/>
        </w:tabs>
        <w:spacing w:line="260" w:lineRule="exact"/>
        <w:jc w:val="both"/>
        <w:rPr>
          <w:rFonts w:ascii="Arial" w:hAnsi="Arial" w:cs="Arial"/>
          <w:lang w:val="pt-BR"/>
        </w:rPr>
      </w:pPr>
    </w:p>
    <w:p w:rsidR="0059310E" w:rsidP="00BA0DDE" w:rsidRDefault="0059310E" w14:paraId="4806C1E6" w14:textId="77777777">
      <w:pPr>
        <w:tabs>
          <w:tab w:val="left" w:pos="567"/>
        </w:tabs>
        <w:spacing w:line="260" w:lineRule="exact"/>
        <w:jc w:val="both"/>
        <w:rPr>
          <w:rFonts w:ascii="Arial" w:hAnsi="Arial" w:cs="Arial"/>
          <w:lang w:val="pt-BR"/>
        </w:rPr>
      </w:pPr>
    </w:p>
    <w:bookmarkEnd w:id="48"/>
    <w:p w:rsidRPr="00CB2246" w:rsidR="00BA0DDE" w:rsidP="00AA6ADD" w:rsidRDefault="00897965" w14:paraId="7ED028A3" w14:textId="4ED1685C">
      <w:pPr>
        <w:tabs>
          <w:tab w:val="left" w:pos="567"/>
        </w:tabs>
        <w:spacing w:line="260" w:lineRule="exact"/>
        <w:rPr>
          <w:rFonts w:ascii="Arial" w:hAnsi="Arial" w:cs="Arial"/>
        </w:rPr>
      </w:pPr>
      <w:r w:rsidRPr="00CB2246">
        <w:rPr>
          <w:rFonts w:ascii="Arial" w:hAnsi="Arial" w:cs="Arial"/>
          <w:b/>
        </w:rPr>
        <w:t>GLOSSARIO:</w:t>
      </w:r>
      <w:r w:rsidRPr="00CB2246" w:rsidR="00730473">
        <w:rPr>
          <w:rFonts w:ascii="Arial" w:hAnsi="Arial" w:cs="Arial"/>
          <w:b/>
        </w:rPr>
        <w:t xml:space="preserve"> </w:t>
      </w:r>
      <w:r w:rsidRPr="00CB2246" w:rsidR="00730473">
        <w:rPr>
          <w:rFonts w:ascii="Arial" w:hAnsi="Arial" w:cs="Arial"/>
        </w:rPr>
        <w:t>Nelle misure di sicurezza sono riferiti i seguenti ruoli</w:t>
      </w:r>
      <w:r w:rsidRPr="00CB2246" w:rsidR="006C6EC0">
        <w:rPr>
          <w:rFonts w:ascii="Arial" w:hAnsi="Arial" w:cs="Arial"/>
        </w:rPr>
        <w:t>:</w:t>
      </w:r>
    </w:p>
    <w:p w:rsidRPr="00CB2246" w:rsidR="00897965" w:rsidP="00EE37E4" w:rsidRDefault="00897965" w14:paraId="29FEAE56" w14:textId="324B664C">
      <w:pPr>
        <w:pStyle w:val="Paragrafoelenco"/>
        <w:numPr>
          <w:ilvl w:val="0"/>
          <w:numId w:val="11"/>
        </w:numPr>
        <w:tabs>
          <w:tab w:val="left" w:pos="567"/>
        </w:tabs>
        <w:spacing w:line="260" w:lineRule="exact"/>
        <w:jc w:val="both"/>
        <w:rPr>
          <w:rFonts w:ascii="Arial" w:hAnsi="Arial" w:cs="Arial"/>
        </w:rPr>
      </w:pPr>
      <w:r w:rsidRPr="00CB2246">
        <w:rPr>
          <w:rFonts w:ascii="Arial" w:hAnsi="Arial" w:cs="Arial"/>
          <w:u w:val="single"/>
        </w:rPr>
        <w:t>Gestori IT:</w:t>
      </w:r>
      <w:r w:rsidRPr="00CB2246">
        <w:rPr>
          <w:rFonts w:ascii="Arial" w:hAnsi="Arial" w:cs="Arial"/>
        </w:rPr>
        <w:t xml:space="preserve"> Il Gestore è il responsabile della gestione tecnica (sviluppo, esercizio, manutenzione, aggiornamento, ecc.) di un sistema ICT</w:t>
      </w:r>
    </w:p>
    <w:p w:rsidRPr="002903F3" w:rsidR="00897965" w:rsidP="00EE37E4" w:rsidRDefault="00897965" w14:paraId="1BFA5741" w14:textId="1C0C64E4">
      <w:pPr>
        <w:pStyle w:val="Paragrafoelenco"/>
        <w:numPr>
          <w:ilvl w:val="0"/>
          <w:numId w:val="11"/>
        </w:numPr>
        <w:tabs>
          <w:tab w:val="left" w:pos="567"/>
        </w:tabs>
        <w:spacing w:line="260" w:lineRule="exact"/>
        <w:jc w:val="both"/>
        <w:rPr>
          <w:rFonts w:ascii="Arial" w:hAnsi="Arial" w:cs="Arial"/>
        </w:rPr>
      </w:pPr>
      <w:r w:rsidRPr="002903F3">
        <w:rPr>
          <w:rFonts w:ascii="Arial" w:hAnsi="Arial" w:cs="Arial"/>
          <w:u w:val="single"/>
        </w:rPr>
        <w:t>Addetti IT:</w:t>
      </w:r>
      <w:r w:rsidRPr="002903F3">
        <w:rPr>
          <w:rFonts w:ascii="Arial" w:hAnsi="Arial" w:cs="Arial"/>
        </w:rPr>
        <w:t xml:space="preserve"> I soggetti autorizzati da società del gruppo TIM al trattamento, destinatari di utenze di accesso amministrativo, preposte alla gestione sistemistica o applicativa della piattaforma. Possono essere interni (dipendenti di TIM) o esterni (dipendenti del Partner o del Fornitore)</w:t>
      </w:r>
    </w:p>
    <w:p w:rsidRPr="002903F3" w:rsidR="00897965" w:rsidP="00EE37E4" w:rsidRDefault="00897965" w14:paraId="4A33948F" w14:textId="47D52B9D">
      <w:pPr>
        <w:pStyle w:val="Paragrafoelenco"/>
        <w:numPr>
          <w:ilvl w:val="0"/>
          <w:numId w:val="11"/>
        </w:numPr>
        <w:tabs>
          <w:tab w:val="left" w:pos="567"/>
        </w:tabs>
        <w:spacing w:line="260" w:lineRule="exact"/>
        <w:jc w:val="both"/>
        <w:rPr>
          <w:rFonts w:ascii="Arial" w:hAnsi="Arial" w:cs="Arial"/>
        </w:rPr>
      </w:pPr>
      <w:r w:rsidRPr="002903F3">
        <w:rPr>
          <w:rFonts w:ascii="Arial" w:hAnsi="Arial" w:cs="Arial"/>
          <w:u w:val="single"/>
        </w:rPr>
        <w:t xml:space="preserve">End-User </w:t>
      </w:r>
      <w:r w:rsidR="00502B4D">
        <w:rPr>
          <w:rFonts w:ascii="Arial" w:hAnsi="Arial" w:cs="Arial"/>
          <w:u w:val="single"/>
        </w:rPr>
        <w:t>Autorizzati</w:t>
      </w:r>
      <w:r w:rsidRPr="002903F3">
        <w:rPr>
          <w:rFonts w:ascii="Arial" w:hAnsi="Arial" w:cs="Arial"/>
        </w:rPr>
        <w:t>: Utilizzatori finali del servizio IT (ad es. dipendenti del Cliente) caratterizzati da utenze di accesso all’Applicativo, autorizzati da parte del titolare, cioè il Cliente business a compiere operazioni di trattamento sui dati gestiti dall’applicativo. Possono assumere anche il ruolo di Amministratore dell’Applicativo.</w:t>
      </w:r>
    </w:p>
    <w:p w:rsidRPr="002903F3" w:rsidR="00897965" w:rsidP="00EE37E4" w:rsidRDefault="00897965" w14:paraId="4BDA7F33" w14:textId="1A906B7C">
      <w:pPr>
        <w:pStyle w:val="Paragrafoelenco"/>
        <w:numPr>
          <w:ilvl w:val="0"/>
          <w:numId w:val="11"/>
        </w:numPr>
        <w:tabs>
          <w:tab w:val="left" w:pos="567"/>
        </w:tabs>
        <w:spacing w:line="260" w:lineRule="exact"/>
        <w:jc w:val="both"/>
        <w:rPr>
          <w:rFonts w:ascii="Arial" w:hAnsi="Arial" w:cs="Arial"/>
        </w:rPr>
      </w:pPr>
      <w:r w:rsidRPr="002903F3">
        <w:rPr>
          <w:rFonts w:ascii="Arial" w:hAnsi="Arial" w:cs="Arial"/>
          <w:u w:val="single"/>
        </w:rPr>
        <w:t>End-User interessati:</w:t>
      </w:r>
      <w:r w:rsidRPr="002903F3">
        <w:rPr>
          <w:rFonts w:ascii="Arial" w:hAnsi="Arial" w:cs="Arial"/>
        </w:rPr>
        <w:t xml:space="preserve"> Rappresentano i soggetti cui si riferiscono i dati personali gestiti dall’applicativo e che possono eventualmente essere anche utilizzatori finali del servizio IT; in tal caso sono assegnatari di utenze di accesso all’Applicativo di tipo non amministrativo, con profili ristretti ai dati di propria competenza</w:t>
      </w:r>
    </w:p>
    <w:p w:rsidRPr="00CB2246" w:rsidR="00897965" w:rsidP="002043C3" w:rsidRDefault="00897965" w14:paraId="64937535" w14:textId="77777777">
      <w:pPr>
        <w:tabs>
          <w:tab w:val="left" w:pos="567"/>
        </w:tabs>
        <w:spacing w:line="260" w:lineRule="exact"/>
        <w:jc w:val="both"/>
        <w:rPr>
          <w:rFonts w:ascii="Arial" w:hAnsi="Arial" w:cs="Arial"/>
        </w:rPr>
      </w:pPr>
    </w:p>
    <w:p w:rsidR="0006722A" w:rsidP="004D0FA7" w:rsidRDefault="0006722A" w14:paraId="75391050" w14:textId="4BB26C4C">
      <w:pPr>
        <w:pStyle w:val="Corpotesto"/>
        <w:numPr>
          <w:ilvl w:val="1"/>
          <w:numId w:val="9"/>
        </w:numPr>
        <w:outlineLvl w:val="2"/>
        <w:rPr>
          <w:b/>
          <w:u w:val="single"/>
        </w:rPr>
      </w:pPr>
      <w:bookmarkStart w:name="_Toc3802486" w:id="52"/>
      <w:r>
        <w:rPr>
          <w:b/>
          <w:u w:val="single"/>
        </w:rPr>
        <w:t>Cogestione</w:t>
      </w:r>
      <w:r w:rsidR="006509B6">
        <w:rPr>
          <w:b/>
          <w:u w:val="single"/>
        </w:rPr>
        <w:t xml:space="preserve"> </w:t>
      </w:r>
      <w:r w:rsidRPr="009C6356" w:rsidR="006509B6">
        <w:rPr>
          <w:b/>
          <w:highlight w:val="yellow"/>
          <w:u w:val="single"/>
        </w:rPr>
        <w:t>(da eliminare se non presente)</w:t>
      </w:r>
    </w:p>
    <w:p w:rsidRPr="00CB2246" w:rsidR="0006722A" w:rsidP="002043C3" w:rsidRDefault="0006722A" w14:paraId="70286C2F" w14:textId="6FFB312D">
      <w:pPr>
        <w:tabs>
          <w:tab w:val="left" w:pos="567"/>
        </w:tabs>
        <w:spacing w:line="260" w:lineRule="exact"/>
        <w:jc w:val="both"/>
        <w:rPr>
          <w:rFonts w:ascii="Arial" w:hAnsi="Arial" w:cs="Arial"/>
        </w:rPr>
      </w:pPr>
      <w:r w:rsidRPr="00CB2246">
        <w:rPr>
          <w:rFonts w:ascii="Arial" w:hAnsi="Arial" w:cs="Arial"/>
        </w:rPr>
        <w:t>Si tratta di servizi dove sono assegnate utenze di amministratore di sistema anche al cliente per svolgere gli stessi trattamenti con le medesimi abilitazioni e finalità svolti da TIM e/o da suo fornitore.</w:t>
      </w:r>
    </w:p>
    <w:p w:rsidRPr="00CB2246" w:rsidR="00CA343E" w:rsidP="002043C3" w:rsidRDefault="00CA343E" w14:paraId="401746B0" w14:textId="57FFAAEC">
      <w:pPr>
        <w:tabs>
          <w:tab w:val="left" w:pos="567"/>
        </w:tabs>
        <w:spacing w:line="260" w:lineRule="exact"/>
        <w:jc w:val="both"/>
        <w:rPr>
          <w:rFonts w:ascii="Arial" w:hAnsi="Arial" w:cs="Arial"/>
        </w:rPr>
      </w:pPr>
    </w:p>
    <w:p w:rsidRPr="00CB2246" w:rsidR="00CA343E" w:rsidRDefault="00CA343E" w14:paraId="05496662" w14:textId="77777777">
      <w:pPr>
        <w:pStyle w:val="Paragrafoelenco"/>
        <w:numPr>
          <w:ilvl w:val="0"/>
          <w:numId w:val="7"/>
        </w:numPr>
        <w:rPr>
          <w:rFonts w:ascii="Arial" w:hAnsi="Arial" w:cs="Arial"/>
        </w:rPr>
      </w:pPr>
      <w:r w:rsidRPr="00CB2246">
        <w:rPr>
          <w:rFonts w:ascii="Arial" w:hAnsi="Arial" w:cs="Arial"/>
        </w:rPr>
        <w:t>Occorre allegare al contratto l’atto integrativo che regola la cogestione</w:t>
      </w:r>
    </w:p>
    <w:p w:rsidRPr="0032005D" w:rsidR="001B70F7" w:rsidP="001B70F7" w:rsidRDefault="001B70F7" w14:paraId="19606FE9" w14:textId="0EC5B7E9">
      <w:pPr>
        <w:pStyle w:val="Corpotesto"/>
      </w:pPr>
      <w:r w:rsidRPr="0032005D">
        <w:rPr>
          <w:highlight w:val="yellow"/>
        </w:rPr>
        <w:t>(</w:t>
      </w:r>
      <w:r w:rsidRPr="00530D77">
        <w:rPr>
          <w:b/>
          <w:highlight w:val="yellow"/>
        </w:rPr>
        <w:t>Nota - da eliminare</w:t>
      </w:r>
      <w:r w:rsidRPr="0032005D">
        <w:rPr>
          <w:highlight w:val="yellow"/>
        </w:rPr>
        <w:t>) Le misure di seguito sono obbligatorie</w:t>
      </w:r>
      <w:r w:rsidR="00715F05">
        <w:rPr>
          <w:highlight w:val="yellow"/>
        </w:rPr>
        <w:t>;</w:t>
      </w:r>
      <w:r>
        <w:rPr>
          <w:highlight w:val="yellow"/>
        </w:rPr>
        <w:t xml:space="preserve"> pertanto</w:t>
      </w:r>
      <w:r w:rsidR="00715F05">
        <w:rPr>
          <w:highlight w:val="yellow"/>
        </w:rPr>
        <w:t>,</w:t>
      </w:r>
      <w:r>
        <w:rPr>
          <w:highlight w:val="yellow"/>
        </w:rPr>
        <w:t xml:space="preserve"> q</w:t>
      </w:r>
      <w:r w:rsidRPr="0032005D">
        <w:rPr>
          <w:highlight w:val="yellow"/>
        </w:rPr>
        <w:t>ualora il Cliente non accetti le soluzioni proposte per il tracciamento delle sue utenze oppure non c’è la fattibilità tecnica, bisogna avviare un approfondimento con chi in TIM e/o suo fornitore svolge il trattamento e tracciare l’evidenza nell</w:t>
      </w:r>
      <w:r>
        <w:rPr>
          <w:highlight w:val="yellow"/>
        </w:rPr>
        <w:t xml:space="preserve">e caselle di seguito </w:t>
      </w:r>
      <w:r w:rsidRPr="0032005D">
        <w:rPr>
          <w:highlight w:val="yellow"/>
        </w:rPr>
        <w:t>per la formalizzazione contrattuale.</w:t>
      </w:r>
    </w:p>
    <w:p w:rsidRPr="009C6356" w:rsidR="00D142FF" w:rsidP="002043C3" w:rsidRDefault="00D142FF" w14:paraId="23611533" w14:textId="77777777">
      <w:pPr>
        <w:tabs>
          <w:tab w:val="left" w:pos="567"/>
        </w:tabs>
        <w:spacing w:line="260" w:lineRule="exact"/>
        <w:jc w:val="both"/>
        <w:rPr>
          <w:rFonts w:ascii="Arial" w:hAnsi="Arial" w:cs="Arial"/>
        </w:rPr>
      </w:pPr>
    </w:p>
    <w:p w:rsidRPr="00F10D6D" w:rsidR="0006722A" w:rsidP="0006722A" w:rsidRDefault="002B5633" w14:paraId="2B0F3EB7" w14:textId="3B481BFB">
      <w:pPr>
        <w:rPr>
          <w:rFonts w:ascii="Calibri" w:hAnsi="Calibri" w:cs="Calibri"/>
          <w:sz w:val="22"/>
          <w:szCs w:val="22"/>
        </w:rPr>
      </w:pPr>
      <w:r>
        <w:rPr>
          <w:rFonts w:ascii="Calibri" w:hAnsi="Calibri" w:cs="Calibri"/>
          <w:sz w:val="22"/>
          <w:szCs w:val="22"/>
        </w:rPr>
        <w:t>REQUISITI DI SICUREZZA DI COGESTIONE</w:t>
      </w:r>
    </w:p>
    <w:tbl>
      <w:tblPr>
        <w:tblW w:w="5000" w:type="pct"/>
        <w:tblCellMar>
          <w:left w:w="70" w:type="dxa"/>
          <w:right w:w="70" w:type="dxa"/>
        </w:tblCellMar>
        <w:tblLook w:val="04A0" w:firstRow="1" w:lastRow="0" w:firstColumn="1" w:lastColumn="0" w:noHBand="0" w:noVBand="1"/>
      </w:tblPr>
      <w:tblGrid>
        <w:gridCol w:w="1215"/>
        <w:gridCol w:w="1767"/>
        <w:gridCol w:w="4481"/>
        <w:gridCol w:w="1494"/>
        <w:gridCol w:w="1494"/>
      </w:tblGrid>
      <w:tr w:rsidRPr="00870976" w:rsidR="0006722A" w:rsidTr="001B10A2" w14:paraId="6D92C5D6" w14:textId="77777777">
        <w:trPr>
          <w:trHeight w:val="825"/>
          <w:tblHeader/>
        </w:trPr>
        <w:tc>
          <w:tcPr>
            <w:tcW w:w="581"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Pr="005D3564" w:rsidR="0006722A" w:rsidP="00DE4497" w:rsidRDefault="0006722A" w14:paraId="3AC5F70F" w14:textId="77777777">
            <w:pPr>
              <w:jc w:val="center"/>
              <w:rPr>
                <w:rFonts w:ascii="Arial" w:hAnsi="Arial" w:cs="Arial"/>
                <w:b/>
                <w:bCs/>
                <w:color w:val="FFFFFF"/>
                <w:sz w:val="20"/>
                <w:szCs w:val="20"/>
                <w:lang w:eastAsia="it-IT"/>
              </w:rPr>
            </w:pPr>
            <w:r w:rsidRPr="005D3564">
              <w:rPr>
                <w:rFonts w:ascii="Arial" w:hAnsi="Arial" w:cs="Arial"/>
                <w:b/>
                <w:bCs/>
                <w:color w:val="FFFFFF"/>
                <w:sz w:val="20"/>
                <w:szCs w:val="20"/>
              </w:rPr>
              <w:t>ID</w:t>
            </w:r>
            <w:r w:rsidRPr="005D3564">
              <w:rPr>
                <w:rFonts w:ascii="Arial" w:hAnsi="Arial" w:cs="Arial"/>
                <w:b/>
                <w:bCs/>
                <w:color w:val="FFFFFF"/>
                <w:sz w:val="20"/>
                <w:szCs w:val="20"/>
              </w:rPr>
              <w:br/>
            </w:r>
            <w:r w:rsidRPr="005D3564">
              <w:rPr>
                <w:rFonts w:ascii="Arial" w:hAnsi="Arial" w:cs="Arial"/>
                <w:b/>
                <w:bCs/>
                <w:color w:val="FFFFFF"/>
                <w:sz w:val="20"/>
                <w:szCs w:val="20"/>
              </w:rPr>
              <w:t>MISURA</w:t>
            </w:r>
          </w:p>
        </w:tc>
        <w:tc>
          <w:tcPr>
            <w:tcW w:w="845" w:type="pct"/>
            <w:tcBorders>
              <w:top w:val="single" w:color="auto" w:sz="4" w:space="0"/>
              <w:left w:val="nil"/>
              <w:bottom w:val="single" w:color="auto" w:sz="4" w:space="0"/>
              <w:right w:val="single" w:color="auto" w:sz="4" w:space="0"/>
            </w:tcBorders>
            <w:shd w:val="clear" w:color="000000" w:fill="7B7B7B"/>
            <w:vAlign w:val="center"/>
            <w:hideMark/>
          </w:tcPr>
          <w:p w:rsidRPr="005D3564" w:rsidR="0006722A" w:rsidP="00DE4497" w:rsidRDefault="0006722A" w14:paraId="57A3C500" w14:textId="77777777">
            <w:pPr>
              <w:jc w:val="center"/>
              <w:rPr>
                <w:rFonts w:ascii="Arial" w:hAnsi="Arial" w:cs="Arial"/>
                <w:b/>
                <w:bCs/>
                <w:color w:val="FFFFFF"/>
                <w:sz w:val="20"/>
                <w:szCs w:val="20"/>
              </w:rPr>
            </w:pPr>
            <w:r w:rsidRPr="005D3564">
              <w:rPr>
                <w:rFonts w:ascii="Arial" w:hAnsi="Arial" w:cs="Arial"/>
                <w:b/>
                <w:bCs/>
                <w:color w:val="FFFFFF"/>
                <w:sz w:val="20"/>
                <w:szCs w:val="20"/>
              </w:rPr>
              <w:t xml:space="preserve">Categoria </w:t>
            </w:r>
            <w:proofErr w:type="spellStart"/>
            <w:r w:rsidRPr="005D3564">
              <w:rPr>
                <w:rFonts w:ascii="Arial" w:hAnsi="Arial" w:cs="Arial"/>
                <w:b/>
                <w:bCs/>
                <w:color w:val="FFFFFF"/>
                <w:sz w:val="20"/>
                <w:szCs w:val="20"/>
              </w:rPr>
              <w:t>Mimip</w:t>
            </w:r>
            <w:proofErr w:type="spellEnd"/>
          </w:p>
        </w:tc>
        <w:tc>
          <w:tcPr>
            <w:tcW w:w="2144" w:type="pct"/>
            <w:tcBorders>
              <w:top w:val="single" w:color="auto" w:sz="4" w:space="0"/>
              <w:left w:val="nil"/>
              <w:bottom w:val="single" w:color="auto" w:sz="4" w:space="0"/>
              <w:right w:val="single" w:color="auto" w:sz="4" w:space="0"/>
            </w:tcBorders>
            <w:shd w:val="clear" w:color="000000" w:fill="92D050"/>
            <w:vAlign w:val="center"/>
            <w:hideMark/>
          </w:tcPr>
          <w:p w:rsidRPr="005D3564" w:rsidR="0006722A" w:rsidP="00F96406" w:rsidRDefault="0006722A" w14:paraId="40C986F0" w14:textId="77777777">
            <w:pPr>
              <w:spacing w:before="60" w:after="60"/>
              <w:jc w:val="center"/>
              <w:rPr>
                <w:rFonts w:ascii="Arial" w:hAnsi="Arial" w:cs="Arial"/>
                <w:b/>
                <w:bCs/>
                <w:sz w:val="20"/>
                <w:szCs w:val="20"/>
              </w:rPr>
            </w:pPr>
            <w:r w:rsidRPr="005D3564">
              <w:rPr>
                <w:rFonts w:ascii="Arial" w:hAnsi="Arial" w:cs="Arial"/>
                <w:b/>
                <w:bCs/>
                <w:sz w:val="20"/>
                <w:szCs w:val="20"/>
              </w:rPr>
              <w:t>Testo requisito</w:t>
            </w:r>
          </w:p>
        </w:tc>
        <w:tc>
          <w:tcPr>
            <w:tcW w:w="715" w:type="pct"/>
            <w:tcBorders>
              <w:top w:val="single" w:color="auto" w:sz="4" w:space="0"/>
              <w:left w:val="nil"/>
              <w:bottom w:val="single" w:color="auto" w:sz="4" w:space="0"/>
              <w:right w:val="single" w:color="auto" w:sz="4" w:space="0"/>
            </w:tcBorders>
            <w:shd w:val="clear" w:color="000000" w:fill="92D050"/>
            <w:vAlign w:val="center"/>
            <w:hideMark/>
          </w:tcPr>
          <w:p w:rsidRPr="00870976" w:rsidR="0006722A" w:rsidP="001B10A2" w:rsidRDefault="0006722A" w14:paraId="0E4A7B49" w14:textId="77777777">
            <w:pPr>
              <w:jc w:val="center"/>
              <w:rPr>
                <w:rFonts w:ascii="Arial" w:hAnsi="Arial" w:cs="Arial"/>
                <w:b/>
                <w:bCs/>
                <w:sz w:val="20"/>
                <w:szCs w:val="20"/>
              </w:rPr>
            </w:pPr>
            <w:r>
              <w:rPr>
                <w:rFonts w:ascii="Arial" w:hAnsi="Arial" w:cs="Arial"/>
                <w:b/>
                <w:bCs/>
                <w:sz w:val="20"/>
                <w:szCs w:val="20"/>
              </w:rPr>
              <w:t>Responsabile 1</w:t>
            </w:r>
          </w:p>
        </w:tc>
        <w:tc>
          <w:tcPr>
            <w:tcW w:w="715" w:type="pct"/>
            <w:tcBorders>
              <w:top w:val="single" w:color="auto" w:sz="4" w:space="0"/>
              <w:left w:val="nil"/>
              <w:bottom w:val="single" w:color="auto" w:sz="4" w:space="0"/>
              <w:right w:val="single" w:color="auto" w:sz="4" w:space="0"/>
            </w:tcBorders>
            <w:shd w:val="clear" w:color="000000" w:fill="92D050"/>
            <w:vAlign w:val="center"/>
          </w:tcPr>
          <w:p w:rsidRPr="00870976" w:rsidR="0006722A" w:rsidP="001B10A2" w:rsidRDefault="0006722A" w14:paraId="5A6847AE" w14:textId="77777777">
            <w:pPr>
              <w:jc w:val="center"/>
              <w:rPr>
                <w:rFonts w:ascii="Arial" w:hAnsi="Arial" w:cs="Arial"/>
                <w:b/>
                <w:bCs/>
                <w:sz w:val="20"/>
                <w:szCs w:val="20"/>
              </w:rPr>
            </w:pPr>
            <w:r>
              <w:rPr>
                <w:rFonts w:ascii="Arial" w:hAnsi="Arial" w:cs="Arial"/>
                <w:b/>
                <w:bCs/>
                <w:sz w:val="20"/>
                <w:szCs w:val="20"/>
              </w:rPr>
              <w:t>Responsabile 2</w:t>
            </w:r>
          </w:p>
        </w:tc>
      </w:tr>
      <w:tr w:rsidRPr="00870976" w:rsidR="0006722A" w:rsidTr="00C404D3" w14:paraId="139E5CAD" w14:textId="77777777">
        <w:trPr>
          <w:trHeight w:val="41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06722A" w:rsidP="00DE4497" w:rsidRDefault="00002125" w14:paraId="32BC849A" w14:textId="30DE09F4">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hideMark/>
          </w:tcPr>
          <w:p w:rsidRPr="00870976" w:rsidR="0006722A" w:rsidP="00DE4497" w:rsidRDefault="009E59D4" w14:paraId="0537C41E" w14:textId="7BC0E078">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hideMark/>
          </w:tcPr>
          <w:p w:rsidRPr="00870976" w:rsidR="0006722A" w:rsidP="00F96406" w:rsidRDefault="00503ACA" w14:paraId="476B60E7" w14:textId="71583879">
            <w:pPr>
              <w:pStyle w:val="Testonotaapidipagina"/>
              <w:spacing w:before="60"/>
              <w:ind w:firstLine="0"/>
              <w:rPr>
                <w:rFonts w:cs="Arial"/>
              </w:rPr>
            </w:pPr>
            <w:r>
              <w:t xml:space="preserve">In caso di cogestione </w:t>
            </w:r>
            <w:r w:rsidR="008B250F">
              <w:t>vengono</w:t>
            </w:r>
            <w:r w:rsidRPr="00596864" w:rsidR="00DE4497">
              <w:t xml:space="preserve"> traccia</w:t>
            </w:r>
            <w:r w:rsidR="008B250F">
              <w:t>ti</w:t>
            </w:r>
            <w:r w:rsidRPr="00596864" w:rsidR="00DE4497">
              <w:t xml:space="preserve"> </w:t>
            </w:r>
            <w:r w:rsidR="00490944">
              <w:t>i log delle</w:t>
            </w:r>
            <w:r w:rsidRPr="00596864" w:rsidR="00DE4497">
              <w:t xml:space="preserve"> attività svolte </w:t>
            </w:r>
            <w:r w:rsidR="000A5C6E">
              <w:t>dalle utenze di</w:t>
            </w:r>
            <w:r w:rsidRPr="00596864" w:rsidR="00DE4497">
              <w:t xml:space="preserve"> TIM</w:t>
            </w:r>
            <w:r w:rsidR="00AC7415">
              <w:t xml:space="preserve"> e/o </w:t>
            </w:r>
            <w:r w:rsidRPr="00B37372" w:rsidR="00AC7415">
              <w:t>fornitore</w:t>
            </w:r>
            <w:r w:rsidR="00D35476">
              <w:t xml:space="preserve"> di TIM</w:t>
            </w:r>
            <w:r w:rsidR="001B10A2">
              <w:t>.</w:t>
            </w:r>
          </w:p>
        </w:tc>
        <w:tc>
          <w:tcPr>
            <w:tcW w:w="715" w:type="pct"/>
            <w:tcBorders>
              <w:top w:val="nil"/>
              <w:left w:val="nil"/>
              <w:bottom w:val="single" w:color="auto" w:sz="4" w:space="0"/>
              <w:right w:val="single" w:color="auto" w:sz="4" w:space="0"/>
            </w:tcBorders>
            <w:shd w:val="clear" w:color="auto" w:fill="auto"/>
            <w:vAlign w:val="center"/>
          </w:tcPr>
          <w:p w:rsidRPr="00870976" w:rsidR="0006722A" w:rsidP="001B10A2" w:rsidRDefault="00C404D3" w14:paraId="7D716BFC" w14:textId="634A4770">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shd w:val="clear" w:color="000000" w:fill="FFFFFF"/>
            <w:vAlign w:val="center"/>
          </w:tcPr>
          <w:p w:rsidRPr="00870976" w:rsidR="0006722A" w:rsidP="001B10A2" w:rsidRDefault="0006722A" w14:paraId="03489C3C" w14:textId="77777777">
            <w:pPr>
              <w:jc w:val="center"/>
              <w:rPr>
                <w:rFonts w:ascii="Arial" w:hAnsi="Arial" w:cs="Arial"/>
                <w:sz w:val="20"/>
                <w:szCs w:val="20"/>
              </w:rPr>
            </w:pPr>
          </w:p>
        </w:tc>
      </w:tr>
      <w:tr w:rsidRPr="00870976" w:rsidR="006D3273" w:rsidTr="001B10A2" w14:paraId="618A905C" w14:textId="77777777">
        <w:trPr>
          <w:trHeight w:val="238"/>
        </w:trPr>
        <w:tc>
          <w:tcPr>
            <w:tcW w:w="581" w:type="pct"/>
            <w:tcBorders>
              <w:top w:val="nil"/>
              <w:left w:val="single" w:color="auto" w:sz="8" w:space="0"/>
              <w:bottom w:val="single" w:color="auto" w:sz="4" w:space="0"/>
              <w:right w:val="single" w:color="auto" w:sz="4" w:space="0"/>
            </w:tcBorders>
            <w:shd w:val="clear" w:color="auto" w:fill="auto"/>
            <w:noWrap/>
            <w:vAlign w:val="center"/>
          </w:tcPr>
          <w:p w:rsidR="006D3273" w:rsidP="006D3273" w:rsidRDefault="006D3273" w14:paraId="254978E6" w14:textId="26BC7316">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tcPr>
          <w:p w:rsidR="006D3273" w:rsidP="006D3273" w:rsidRDefault="006D3273" w14:paraId="0EAFD41E" w14:textId="2697E125">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tcPr>
          <w:p w:rsidR="006D3273" w:rsidP="00F96406" w:rsidRDefault="006D3273" w14:paraId="0A693E18" w14:textId="51E77D27">
            <w:pPr>
              <w:pStyle w:val="Testonotaapidipagina"/>
              <w:spacing w:before="60"/>
              <w:ind w:firstLine="0"/>
            </w:pPr>
            <w:r>
              <w:t>In caso di cogestione vengono</w:t>
            </w:r>
            <w:r w:rsidRPr="00596864">
              <w:t xml:space="preserve"> traccia</w:t>
            </w:r>
            <w:r>
              <w:t>ti</w:t>
            </w:r>
            <w:r w:rsidRPr="00596864">
              <w:t xml:space="preserve"> </w:t>
            </w:r>
            <w:r>
              <w:t>i log delle</w:t>
            </w:r>
            <w:r w:rsidRPr="00596864">
              <w:t xml:space="preserve"> attività svolte </w:t>
            </w:r>
            <w:r>
              <w:t>dalle utenze del cliente</w:t>
            </w:r>
            <w:r w:rsidR="001B10A2">
              <w:t>.</w:t>
            </w:r>
          </w:p>
        </w:tc>
        <w:tc>
          <w:tcPr>
            <w:tcW w:w="715" w:type="pct"/>
            <w:tcBorders>
              <w:top w:val="nil"/>
              <w:left w:val="nil"/>
              <w:bottom w:val="single" w:color="auto" w:sz="4" w:space="0"/>
              <w:right w:val="single" w:color="auto" w:sz="4" w:space="0"/>
            </w:tcBorders>
            <w:shd w:val="clear" w:color="000000" w:fill="FFFFFF"/>
            <w:vAlign w:val="center"/>
          </w:tcPr>
          <w:p w:rsidRPr="00870976" w:rsidR="006D3273" w:rsidP="001B10A2" w:rsidRDefault="006D3273" w14:paraId="027FE53B" w14:textId="3A6B85D4">
            <w:pPr>
              <w:jc w:val="center"/>
              <w:rPr>
                <w:rFonts w:ascii="Arial" w:hAnsi="Arial" w:cs="Arial"/>
                <w:sz w:val="20"/>
                <w:szCs w:val="20"/>
              </w:rPr>
            </w:pPr>
          </w:p>
        </w:tc>
        <w:tc>
          <w:tcPr>
            <w:tcW w:w="715" w:type="pct"/>
            <w:tcBorders>
              <w:top w:val="nil"/>
              <w:left w:val="nil"/>
              <w:bottom w:val="single" w:color="auto" w:sz="4" w:space="0"/>
              <w:right w:val="single" w:color="auto" w:sz="4" w:space="0"/>
            </w:tcBorders>
            <w:shd w:val="clear" w:color="000000" w:fill="FFFFFF"/>
            <w:vAlign w:val="center"/>
          </w:tcPr>
          <w:p w:rsidRPr="00870976" w:rsidR="006D3273" w:rsidP="001B10A2" w:rsidRDefault="006D3273" w14:paraId="7F89B8FC" w14:textId="7E450F5E">
            <w:pPr>
              <w:jc w:val="center"/>
              <w:rPr>
                <w:rFonts w:ascii="Arial" w:hAnsi="Arial" w:cs="Arial"/>
                <w:sz w:val="20"/>
                <w:szCs w:val="20"/>
              </w:rPr>
            </w:pPr>
          </w:p>
        </w:tc>
      </w:tr>
      <w:tr w:rsidRPr="00870976" w:rsidR="00C77C35" w:rsidTr="00C404D3" w14:paraId="0D837A56" w14:textId="77777777">
        <w:trPr>
          <w:trHeight w:val="58"/>
        </w:trPr>
        <w:tc>
          <w:tcPr>
            <w:tcW w:w="581" w:type="pct"/>
            <w:tcBorders>
              <w:top w:val="nil"/>
              <w:left w:val="single" w:color="auto" w:sz="8" w:space="0"/>
              <w:bottom w:val="single" w:color="auto" w:sz="4" w:space="0"/>
              <w:right w:val="single" w:color="auto" w:sz="4" w:space="0"/>
            </w:tcBorders>
            <w:shd w:val="clear" w:color="auto" w:fill="auto"/>
            <w:noWrap/>
            <w:vAlign w:val="center"/>
          </w:tcPr>
          <w:p w:rsidR="00C77C35" w:rsidP="00C77C35" w:rsidRDefault="00C77C35" w14:paraId="7B5813BE" w14:textId="4A115621">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tcPr>
          <w:p w:rsidR="00C77C35" w:rsidP="00C77C35" w:rsidRDefault="00C77C35" w14:paraId="7CFA4ADE" w14:textId="16221D2A">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tcPr>
          <w:p w:rsidRPr="001B10A2" w:rsidR="00C77C35" w:rsidP="00F96406" w:rsidRDefault="00C77C35" w14:paraId="291727C0" w14:textId="723F31EF">
            <w:pPr>
              <w:pStyle w:val="Testonotaapidipagina"/>
              <w:spacing w:before="60"/>
              <w:ind w:firstLine="0"/>
            </w:pPr>
            <w:r w:rsidRPr="001B10A2">
              <w:t>Le registrazioni delle attività svolte dalle utenze di TIM e/o fornitore di TIM sono conservate per un periodo di sei mesi</w:t>
            </w:r>
            <w:r w:rsidR="002C66B4">
              <w:t>.</w:t>
            </w:r>
          </w:p>
        </w:tc>
        <w:tc>
          <w:tcPr>
            <w:tcW w:w="715" w:type="pct"/>
            <w:tcBorders>
              <w:top w:val="nil"/>
              <w:left w:val="nil"/>
              <w:bottom w:val="single" w:color="auto" w:sz="4" w:space="0"/>
              <w:right w:val="single" w:color="auto" w:sz="4" w:space="0"/>
            </w:tcBorders>
            <w:shd w:val="clear" w:color="auto" w:fill="auto"/>
            <w:vAlign w:val="center"/>
          </w:tcPr>
          <w:p w:rsidRPr="00870976" w:rsidR="00C77C35" w:rsidP="001B10A2" w:rsidRDefault="00C404D3" w14:paraId="785CC963" w14:textId="33A36E5A">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shd w:val="clear" w:color="000000" w:fill="FFFFFF"/>
            <w:vAlign w:val="center"/>
          </w:tcPr>
          <w:p w:rsidRPr="00870976" w:rsidR="00C77C35" w:rsidP="001B10A2" w:rsidRDefault="00C77C35" w14:paraId="1AA6D699" w14:textId="77777777">
            <w:pPr>
              <w:jc w:val="center"/>
              <w:rPr>
                <w:rFonts w:ascii="Arial" w:hAnsi="Arial" w:cs="Arial"/>
                <w:sz w:val="20"/>
                <w:szCs w:val="20"/>
              </w:rPr>
            </w:pPr>
          </w:p>
        </w:tc>
      </w:tr>
      <w:tr w:rsidRPr="00870976" w:rsidR="00C77C35" w:rsidTr="001B10A2" w14:paraId="00707EB5" w14:textId="77777777">
        <w:trPr>
          <w:trHeight w:val="58"/>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C77C35" w:rsidP="00C77C35" w:rsidRDefault="00C77C35" w14:paraId="51BC9B11" w14:textId="77777777">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hideMark/>
          </w:tcPr>
          <w:p w:rsidRPr="00870976" w:rsidR="00C77C35" w:rsidP="00C77C35" w:rsidRDefault="00C77C35" w14:paraId="4B95CC3E" w14:textId="77777777">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hideMark/>
          </w:tcPr>
          <w:p w:rsidRPr="009E59D4" w:rsidR="00C77C35" w:rsidP="00F96406" w:rsidRDefault="00C77C35" w14:paraId="6043DB1E" w14:textId="51F96CEF">
            <w:pPr>
              <w:pStyle w:val="Testonotaapidipagina"/>
              <w:spacing w:before="60"/>
              <w:ind w:firstLine="0"/>
            </w:pPr>
            <w:r w:rsidRPr="001B10A2">
              <w:t>Le registrazioni delle attività svolte dalle utenze del cliente sono conservate per un periodo di sei mesi</w:t>
            </w:r>
            <w:r w:rsidR="001B10A2">
              <w:t>.</w:t>
            </w:r>
          </w:p>
        </w:tc>
        <w:tc>
          <w:tcPr>
            <w:tcW w:w="715" w:type="pct"/>
            <w:tcBorders>
              <w:top w:val="nil"/>
              <w:left w:val="nil"/>
              <w:bottom w:val="single" w:color="auto" w:sz="4" w:space="0"/>
              <w:right w:val="single" w:color="auto" w:sz="4" w:space="0"/>
            </w:tcBorders>
            <w:shd w:val="clear" w:color="000000" w:fill="FFFFFF"/>
            <w:vAlign w:val="center"/>
          </w:tcPr>
          <w:p w:rsidRPr="00870976" w:rsidR="00C77C35" w:rsidP="001B10A2" w:rsidRDefault="00C77C35" w14:paraId="263A038A" w14:textId="15E365AE">
            <w:pPr>
              <w:jc w:val="center"/>
              <w:rPr>
                <w:rFonts w:ascii="Arial" w:hAnsi="Arial" w:cs="Arial"/>
                <w:sz w:val="20"/>
                <w:szCs w:val="20"/>
              </w:rPr>
            </w:pPr>
          </w:p>
        </w:tc>
        <w:tc>
          <w:tcPr>
            <w:tcW w:w="715" w:type="pct"/>
            <w:tcBorders>
              <w:top w:val="nil"/>
              <w:left w:val="nil"/>
              <w:bottom w:val="single" w:color="auto" w:sz="4" w:space="0"/>
              <w:right w:val="single" w:color="auto" w:sz="4" w:space="0"/>
            </w:tcBorders>
            <w:shd w:val="clear" w:color="000000" w:fill="FFFFFF"/>
            <w:vAlign w:val="center"/>
          </w:tcPr>
          <w:p w:rsidRPr="00870976" w:rsidR="00C77C35" w:rsidP="001B10A2" w:rsidRDefault="00C77C35" w14:paraId="1AA67F5B" w14:textId="49F9F972">
            <w:pPr>
              <w:jc w:val="center"/>
              <w:rPr>
                <w:rFonts w:ascii="Arial" w:hAnsi="Arial" w:cs="Arial"/>
                <w:sz w:val="20"/>
                <w:szCs w:val="20"/>
              </w:rPr>
            </w:pPr>
          </w:p>
        </w:tc>
      </w:tr>
      <w:tr w:rsidRPr="00870976" w:rsidR="00C77C35" w:rsidTr="00C404D3" w14:paraId="0626972B" w14:textId="77777777">
        <w:trPr>
          <w:trHeight w:val="58"/>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C77C35" w:rsidP="00C77C35" w:rsidRDefault="00C77C35" w14:paraId="76B9A584" w14:textId="77777777">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hideMark/>
          </w:tcPr>
          <w:p w:rsidRPr="00870976" w:rsidR="00C77C35" w:rsidP="00C77C35" w:rsidRDefault="00C77C35" w14:paraId="4B0FA8E6" w14:textId="77777777">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hideMark/>
          </w:tcPr>
          <w:p w:rsidRPr="009E59D4" w:rsidR="00C77C35" w:rsidP="00F96406" w:rsidRDefault="001B10A2" w14:paraId="55C25F17" w14:textId="38C16007">
            <w:pPr>
              <w:pStyle w:val="Testonotaapidipagina"/>
              <w:spacing w:before="60"/>
              <w:ind w:firstLine="0"/>
            </w:pPr>
            <w:r>
              <w:t xml:space="preserve">È </w:t>
            </w:r>
            <w:r w:rsidRPr="001B10A2" w:rsidR="00C77C35">
              <w:t>garantita la completezza, l'immodificabilità e la possibilità di verificare l'integrità delle registrazioni dei lo</w:t>
            </w:r>
            <w:ins w:author="Pernaselci Alessandro" w:date="2025-04-23T09:41:00Z" w:id="53">
              <w:r w:rsidRPr="001B10A2" w:rsidR="006A170B">
                <w:t>g</w:t>
              </w:r>
            </w:ins>
            <w:del w:author="Pernaselci Alessandro" w:date="2025-04-23T09:41:00Z" w:id="54">
              <w:r w:rsidRPr="001B10A2" w:rsidDel="006A170B" w:rsidR="00C77C35">
                <w:delText>l</w:delText>
              </w:r>
            </w:del>
            <w:r w:rsidRPr="001B10A2" w:rsidR="00C77C35">
              <w:t xml:space="preserve"> delle attività degli Addetti IT TIM e/o fornitore TIM</w:t>
            </w:r>
            <w:r w:rsidR="002C66B4">
              <w:t>.</w:t>
            </w:r>
          </w:p>
        </w:tc>
        <w:tc>
          <w:tcPr>
            <w:tcW w:w="715" w:type="pct"/>
            <w:tcBorders>
              <w:top w:val="nil"/>
              <w:left w:val="nil"/>
              <w:bottom w:val="single" w:color="auto" w:sz="4" w:space="0"/>
              <w:right w:val="single" w:color="auto" w:sz="4" w:space="0"/>
            </w:tcBorders>
            <w:shd w:val="clear" w:color="auto" w:fill="auto"/>
            <w:vAlign w:val="center"/>
            <w:hideMark/>
          </w:tcPr>
          <w:p w:rsidRPr="00870976" w:rsidR="00C77C35" w:rsidP="001B10A2" w:rsidRDefault="00C404D3" w14:paraId="1CC6D08C" w14:textId="1FCD444B">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shd w:val="clear" w:color="000000" w:fill="FFFFFF"/>
            <w:vAlign w:val="center"/>
          </w:tcPr>
          <w:p w:rsidRPr="00870976" w:rsidR="00C77C35" w:rsidP="001B10A2" w:rsidRDefault="00C77C35" w14:paraId="123B4083" w14:textId="77777777">
            <w:pPr>
              <w:jc w:val="center"/>
              <w:rPr>
                <w:rFonts w:ascii="Arial" w:hAnsi="Arial" w:cs="Arial"/>
                <w:sz w:val="20"/>
                <w:szCs w:val="20"/>
              </w:rPr>
            </w:pPr>
          </w:p>
        </w:tc>
      </w:tr>
    </w:tbl>
    <w:p w:rsidR="001B70F7" w:rsidP="001B70F7" w:rsidRDefault="001B70F7" w14:paraId="097E2283" w14:textId="77777777">
      <w:pPr>
        <w:spacing w:before="120" w:after="60"/>
        <w:jc w:val="both"/>
        <w:rPr>
          <w:rFonts w:ascii="Arial" w:hAnsi="Arial"/>
          <w:szCs w:val="20"/>
          <w:lang w:eastAsia="it-IT"/>
        </w:rPr>
      </w:pPr>
    </w:p>
    <w:p w:rsidR="001B70F7" w:rsidP="004D0FA7" w:rsidRDefault="001B70F7" w14:paraId="0E9E039C" w14:textId="509D2E8C">
      <w:pPr>
        <w:pStyle w:val="Corpotesto"/>
        <w:numPr>
          <w:ilvl w:val="1"/>
          <w:numId w:val="9"/>
        </w:numPr>
        <w:outlineLvl w:val="2"/>
        <w:rPr>
          <w:b/>
          <w:u w:val="single"/>
        </w:rPr>
      </w:pPr>
      <w:r>
        <w:rPr>
          <w:b/>
          <w:u w:val="single"/>
        </w:rPr>
        <w:t>Requisiti trasversali di sicurezza della piattaforma</w:t>
      </w:r>
    </w:p>
    <w:p w:rsidRPr="003365CF" w:rsidR="001B70F7" w:rsidP="003365CF" w:rsidRDefault="001B70F7" w14:paraId="347206A2" w14:textId="519D6E35">
      <w:pPr>
        <w:spacing w:before="120" w:after="60"/>
        <w:jc w:val="both"/>
        <w:rPr>
          <w:rFonts w:ascii="Arial" w:hAnsi="Arial"/>
          <w:szCs w:val="20"/>
          <w:lang w:eastAsia="it-IT"/>
        </w:rPr>
      </w:pPr>
      <w:r w:rsidRPr="003365CF">
        <w:rPr>
          <w:rFonts w:ascii="Arial" w:hAnsi="Arial"/>
          <w:szCs w:val="20"/>
          <w:lang w:eastAsia="it-IT"/>
        </w:rPr>
        <w:t>Questi requisiti sono da considerare per qualunque tipologia di dato indipendentemente da dove è localizzata la piattaforma. Alcuni di essi sono specifici per piattaforme in DC TIM.</w:t>
      </w:r>
    </w:p>
    <w:p w:rsidRPr="003365CF" w:rsidR="001B70F7" w:rsidP="003365CF" w:rsidRDefault="001B70F7" w14:paraId="15753B96" w14:textId="77777777">
      <w:pPr>
        <w:spacing w:before="120" w:after="60"/>
        <w:jc w:val="both"/>
        <w:rPr>
          <w:rFonts w:ascii="Arial" w:hAnsi="Arial"/>
          <w:szCs w:val="20"/>
          <w:lang w:eastAsia="it-IT"/>
        </w:rPr>
      </w:pPr>
    </w:p>
    <w:tbl>
      <w:tblPr>
        <w:tblStyle w:val="Grigliatabella"/>
        <w:tblW w:w="5000" w:type="pct"/>
        <w:tblLook w:val="04A0" w:firstRow="1" w:lastRow="0" w:firstColumn="1" w:lastColumn="0" w:noHBand="0" w:noVBand="1"/>
      </w:tblPr>
      <w:tblGrid>
        <w:gridCol w:w="2083"/>
        <w:gridCol w:w="1095"/>
        <w:gridCol w:w="4244"/>
        <w:gridCol w:w="1517"/>
        <w:gridCol w:w="1517"/>
      </w:tblGrid>
      <w:tr w:rsidRPr="00434310" w:rsidR="001B70F7" w:rsidTr="00D62F0F" w14:paraId="68812024" w14:textId="77777777">
        <w:trPr>
          <w:trHeight w:val="808"/>
          <w:tblHeader/>
        </w:trPr>
        <w:tc>
          <w:tcPr>
            <w:tcW w:w="849" w:type="pct"/>
            <w:shd w:val="clear" w:color="auto" w:fill="A6A6A6" w:themeFill="background1" w:themeFillShade="A6"/>
            <w:vAlign w:val="center"/>
            <w:hideMark/>
          </w:tcPr>
          <w:p w:rsidRPr="000C03F0" w:rsidR="001B70F7" w:rsidP="00861D29" w:rsidRDefault="001B70F7" w14:paraId="4D7BAEF3" w14:textId="77777777">
            <w:pPr>
              <w:spacing w:before="120" w:after="60"/>
              <w:jc w:val="center"/>
              <w:rPr>
                <w:rFonts w:ascii="Arial" w:hAnsi="Arial"/>
                <w:b/>
                <w:bCs/>
                <w:sz w:val="20"/>
                <w:szCs w:val="20"/>
                <w:lang w:eastAsia="it-IT"/>
              </w:rPr>
            </w:pPr>
            <w:r w:rsidRPr="000C03F0">
              <w:rPr>
                <w:rFonts w:ascii="Arial" w:hAnsi="Arial"/>
                <w:b/>
                <w:bCs/>
                <w:sz w:val="20"/>
                <w:szCs w:val="20"/>
                <w:lang w:eastAsia="it-IT"/>
              </w:rPr>
              <w:t>AMBITO</w:t>
            </w:r>
          </w:p>
        </w:tc>
        <w:tc>
          <w:tcPr>
            <w:tcW w:w="447" w:type="pct"/>
            <w:shd w:val="clear" w:color="auto" w:fill="A6A6A6" w:themeFill="background1" w:themeFillShade="A6"/>
            <w:vAlign w:val="center"/>
            <w:hideMark/>
          </w:tcPr>
          <w:p w:rsidRPr="000C03F0" w:rsidR="001B70F7" w:rsidP="00861D29" w:rsidRDefault="001B70F7" w14:paraId="1CF388BB" w14:textId="77777777">
            <w:pPr>
              <w:spacing w:before="120" w:after="60"/>
              <w:jc w:val="center"/>
              <w:rPr>
                <w:rFonts w:ascii="Arial" w:hAnsi="Arial"/>
                <w:b/>
                <w:bCs/>
                <w:sz w:val="20"/>
                <w:szCs w:val="20"/>
                <w:lang w:eastAsia="it-IT"/>
              </w:rPr>
            </w:pPr>
            <w:r w:rsidRPr="000C03F0">
              <w:rPr>
                <w:rFonts w:ascii="Arial" w:hAnsi="Arial"/>
                <w:b/>
                <w:bCs/>
                <w:sz w:val="20"/>
                <w:szCs w:val="20"/>
                <w:lang w:eastAsia="it-IT"/>
              </w:rPr>
              <w:t>ID</w:t>
            </w:r>
          </w:p>
        </w:tc>
        <w:tc>
          <w:tcPr>
            <w:tcW w:w="2227" w:type="pct"/>
            <w:shd w:val="clear" w:color="auto" w:fill="92D050"/>
            <w:vAlign w:val="center"/>
            <w:hideMark/>
          </w:tcPr>
          <w:p w:rsidRPr="000C03F0" w:rsidR="001B70F7" w:rsidP="00DC4D19" w:rsidRDefault="00D34415" w14:paraId="45D1295A" w14:textId="5250B00D">
            <w:pPr>
              <w:spacing w:before="60" w:after="60"/>
              <w:jc w:val="center"/>
              <w:rPr>
                <w:rFonts w:ascii="Arial" w:hAnsi="Arial"/>
                <w:b/>
                <w:bCs/>
                <w:sz w:val="20"/>
                <w:szCs w:val="20"/>
                <w:lang w:eastAsia="it-IT"/>
              </w:rPr>
            </w:pPr>
            <w:r w:rsidRPr="000C03F0">
              <w:rPr>
                <w:rFonts w:ascii="Arial" w:hAnsi="Arial"/>
                <w:b/>
                <w:bCs/>
                <w:sz w:val="20"/>
                <w:szCs w:val="20"/>
                <w:lang w:eastAsia="it-IT"/>
              </w:rPr>
              <w:t>Testo Requisito</w:t>
            </w:r>
          </w:p>
        </w:tc>
        <w:tc>
          <w:tcPr>
            <w:tcW w:w="739" w:type="pct"/>
            <w:shd w:val="clear" w:color="auto" w:fill="92D050"/>
            <w:vAlign w:val="center"/>
          </w:tcPr>
          <w:p w:rsidRPr="00435CF6" w:rsidR="001B70F7" w:rsidP="00861D29" w:rsidRDefault="001B70F7" w14:paraId="042C3D1D" w14:textId="77777777">
            <w:pPr>
              <w:spacing w:before="120" w:after="60"/>
              <w:jc w:val="center"/>
              <w:rPr>
                <w:rFonts w:ascii="Arial" w:hAnsi="Arial"/>
                <w:b/>
                <w:bCs/>
                <w:sz w:val="20"/>
                <w:szCs w:val="20"/>
                <w:lang w:eastAsia="it-IT"/>
              </w:rPr>
            </w:pPr>
            <w:r>
              <w:rPr>
                <w:rFonts w:ascii="Arial" w:hAnsi="Arial"/>
                <w:b/>
                <w:bCs/>
                <w:sz w:val="20"/>
                <w:szCs w:val="20"/>
                <w:lang w:eastAsia="it-IT"/>
              </w:rPr>
              <w:t>Responsabile 1</w:t>
            </w:r>
          </w:p>
        </w:tc>
        <w:tc>
          <w:tcPr>
            <w:tcW w:w="738" w:type="pct"/>
            <w:shd w:val="clear" w:color="auto" w:fill="92D050"/>
            <w:vAlign w:val="center"/>
          </w:tcPr>
          <w:p w:rsidR="001B70F7" w:rsidP="00861D29" w:rsidRDefault="001B70F7" w14:paraId="303125BA" w14:textId="77777777">
            <w:pPr>
              <w:spacing w:before="120" w:after="60"/>
              <w:jc w:val="center"/>
              <w:rPr>
                <w:rFonts w:ascii="Arial" w:hAnsi="Arial"/>
                <w:b/>
                <w:bCs/>
                <w:sz w:val="20"/>
                <w:szCs w:val="20"/>
                <w:lang w:eastAsia="it-IT"/>
              </w:rPr>
            </w:pPr>
            <w:r>
              <w:rPr>
                <w:rFonts w:ascii="Arial" w:hAnsi="Arial"/>
                <w:b/>
                <w:bCs/>
                <w:sz w:val="20"/>
                <w:szCs w:val="20"/>
                <w:lang w:eastAsia="it-IT"/>
              </w:rPr>
              <w:t>Responsabile 2</w:t>
            </w:r>
          </w:p>
        </w:tc>
      </w:tr>
      <w:tr w:rsidRPr="00434310" w:rsidR="001B70F7" w:rsidTr="00D62F0F" w14:paraId="179E113B" w14:textId="77777777">
        <w:trPr>
          <w:trHeight w:val="1850"/>
        </w:trPr>
        <w:tc>
          <w:tcPr>
            <w:tcW w:w="849" w:type="pct"/>
            <w:vAlign w:val="center"/>
            <w:hideMark/>
          </w:tcPr>
          <w:p w:rsidRPr="000C03F0" w:rsidR="001B70F7" w:rsidP="00861D29" w:rsidRDefault="001B70F7" w14:paraId="3CBB0189" w14:textId="77777777">
            <w:pPr>
              <w:spacing w:before="120" w:after="60"/>
              <w:jc w:val="center"/>
              <w:rPr>
                <w:rFonts w:ascii="Arial" w:hAnsi="Arial"/>
                <w:sz w:val="20"/>
                <w:szCs w:val="20"/>
                <w:lang w:eastAsia="it-IT"/>
              </w:rPr>
            </w:pPr>
            <w:r w:rsidRPr="000C03F0">
              <w:rPr>
                <w:rFonts w:ascii="Arial" w:hAnsi="Arial"/>
                <w:sz w:val="20"/>
                <w:szCs w:val="20"/>
                <w:lang w:eastAsia="it-IT"/>
              </w:rPr>
              <w:t>AUTENTICAZIONE</w:t>
            </w:r>
          </w:p>
        </w:tc>
        <w:tc>
          <w:tcPr>
            <w:tcW w:w="447" w:type="pct"/>
            <w:vAlign w:val="center"/>
            <w:hideMark/>
          </w:tcPr>
          <w:p w:rsidRPr="000C03F0" w:rsidR="001B70F7" w:rsidP="00861D29" w:rsidRDefault="001B70F7" w14:paraId="6D36B34B" w14:textId="77777777">
            <w:pPr>
              <w:spacing w:before="120" w:after="60"/>
              <w:jc w:val="center"/>
              <w:rPr>
                <w:rFonts w:ascii="Arial" w:hAnsi="Arial"/>
                <w:sz w:val="20"/>
                <w:szCs w:val="20"/>
                <w:lang w:eastAsia="it-IT"/>
              </w:rPr>
            </w:pPr>
            <w:r w:rsidRPr="000C03F0">
              <w:rPr>
                <w:rFonts w:ascii="Arial" w:hAnsi="Arial"/>
                <w:sz w:val="20"/>
                <w:szCs w:val="20"/>
                <w:lang w:eastAsia="it-IT"/>
              </w:rPr>
              <w:t>ATSC-AU.012.1</w:t>
            </w:r>
          </w:p>
        </w:tc>
        <w:tc>
          <w:tcPr>
            <w:tcW w:w="2227" w:type="pct"/>
            <w:vAlign w:val="center"/>
            <w:hideMark/>
          </w:tcPr>
          <w:p w:rsidR="003F2ADD" w:rsidP="00DA0DA8" w:rsidRDefault="001B70F7" w14:paraId="7311FDC5" w14:textId="7118A46C">
            <w:pPr>
              <w:spacing w:before="60" w:after="60"/>
              <w:jc w:val="both"/>
              <w:rPr>
                <w:rFonts w:ascii="Arial" w:hAnsi="Arial"/>
                <w:sz w:val="20"/>
                <w:szCs w:val="20"/>
                <w:lang w:eastAsia="it-IT"/>
              </w:rPr>
            </w:pPr>
            <w:r w:rsidRPr="000C03F0">
              <w:rPr>
                <w:rFonts w:ascii="Arial" w:hAnsi="Arial"/>
                <w:sz w:val="20"/>
                <w:szCs w:val="20"/>
                <w:lang w:eastAsia="it-IT"/>
              </w:rPr>
              <w:t>Per le connessioni di tipo client/server e per le connessioni web:</w:t>
            </w:r>
          </w:p>
          <w:p w:rsidR="003F2ADD" w:rsidP="00DA0DA8" w:rsidRDefault="001B70F7" w14:paraId="583C2BA3" w14:textId="71F39787">
            <w:pPr>
              <w:spacing w:before="60" w:after="60"/>
              <w:jc w:val="both"/>
              <w:rPr>
                <w:rFonts w:ascii="Arial" w:hAnsi="Arial"/>
                <w:sz w:val="20"/>
                <w:szCs w:val="20"/>
                <w:lang w:eastAsia="it-IT"/>
              </w:rPr>
            </w:pPr>
            <w:r w:rsidRPr="000C03F0">
              <w:rPr>
                <w:rFonts w:ascii="Arial" w:hAnsi="Arial"/>
                <w:sz w:val="20"/>
                <w:szCs w:val="20"/>
                <w:lang w:eastAsia="it-IT"/>
              </w:rPr>
              <w:t>- l’autenticazione e l’autorizzazione devono sempre essere demandate alle componenti server</w:t>
            </w:r>
            <w:r w:rsidR="00EF7FF3">
              <w:rPr>
                <w:rFonts w:ascii="Arial" w:hAnsi="Arial"/>
                <w:sz w:val="20"/>
                <w:szCs w:val="20"/>
                <w:lang w:eastAsia="it-IT"/>
              </w:rPr>
              <w:t>;</w:t>
            </w:r>
          </w:p>
          <w:p w:rsidR="003F2ADD" w:rsidP="00DA0DA8" w:rsidRDefault="001B70F7" w14:paraId="416FFA6A" w14:textId="0DB28328">
            <w:pPr>
              <w:spacing w:before="60" w:after="60"/>
              <w:jc w:val="both"/>
              <w:rPr>
                <w:rFonts w:ascii="Arial" w:hAnsi="Arial"/>
                <w:sz w:val="20"/>
                <w:szCs w:val="20"/>
                <w:lang w:eastAsia="it-IT"/>
              </w:rPr>
            </w:pPr>
            <w:r w:rsidRPr="000C03F0">
              <w:rPr>
                <w:rFonts w:ascii="Arial" w:hAnsi="Arial"/>
                <w:sz w:val="20"/>
                <w:szCs w:val="20"/>
                <w:lang w:eastAsia="it-IT"/>
              </w:rPr>
              <w:t>- il protocollo utilizzato deve garantire per l'autenticazione la non replicabilità della sessione</w:t>
            </w:r>
            <w:r w:rsidR="00EF7FF3">
              <w:rPr>
                <w:rFonts w:ascii="Arial" w:hAnsi="Arial"/>
                <w:sz w:val="20"/>
                <w:szCs w:val="20"/>
                <w:lang w:eastAsia="it-IT"/>
              </w:rPr>
              <w:t>;</w:t>
            </w:r>
          </w:p>
          <w:p w:rsidR="003F2ADD" w:rsidP="00DA0DA8" w:rsidRDefault="001B70F7" w14:paraId="50CA79B5" w14:textId="2B97ADC5">
            <w:pPr>
              <w:spacing w:before="60" w:after="60"/>
              <w:jc w:val="both"/>
              <w:rPr>
                <w:rFonts w:ascii="Arial" w:hAnsi="Arial"/>
                <w:sz w:val="20"/>
                <w:szCs w:val="20"/>
                <w:lang w:eastAsia="it-IT"/>
              </w:rPr>
            </w:pPr>
            <w:r w:rsidRPr="000C03F0">
              <w:rPr>
                <w:rFonts w:ascii="Arial" w:hAnsi="Arial"/>
                <w:sz w:val="20"/>
                <w:szCs w:val="20"/>
                <w:lang w:eastAsia="it-IT"/>
              </w:rPr>
              <w:t>- occorre garantire l’autenticità dell’utente e del suo profilo autorizzativo per tutta la durata della sessione</w:t>
            </w:r>
            <w:r w:rsidR="003F2ADD">
              <w:rPr>
                <w:rFonts w:ascii="Arial" w:hAnsi="Arial"/>
                <w:sz w:val="20"/>
                <w:szCs w:val="20"/>
                <w:lang w:eastAsia="it-IT"/>
              </w:rPr>
              <w:t>;</w:t>
            </w:r>
          </w:p>
          <w:p w:rsidR="003F2ADD" w:rsidP="00DA0DA8" w:rsidRDefault="001B70F7" w14:paraId="29882E21" w14:textId="5E3BC62F">
            <w:pPr>
              <w:spacing w:before="60" w:after="60"/>
              <w:jc w:val="both"/>
              <w:rPr>
                <w:rFonts w:ascii="Arial" w:hAnsi="Arial"/>
                <w:sz w:val="20"/>
                <w:szCs w:val="20"/>
                <w:lang w:eastAsia="it-IT"/>
              </w:rPr>
            </w:pPr>
            <w:r w:rsidRPr="000C03F0">
              <w:rPr>
                <w:rFonts w:ascii="Arial" w:hAnsi="Arial"/>
                <w:sz w:val="20"/>
                <w:szCs w:val="20"/>
                <w:lang w:eastAsia="it-IT"/>
              </w:rPr>
              <w:t>- deve essere garantita l'opzione di logout e la chiusura della sessione sia sul client che sul server</w:t>
            </w:r>
            <w:r w:rsidR="003F2ADD">
              <w:rPr>
                <w:rFonts w:ascii="Arial" w:hAnsi="Arial"/>
                <w:sz w:val="20"/>
                <w:szCs w:val="20"/>
                <w:lang w:eastAsia="it-IT"/>
              </w:rPr>
              <w:t>.</w:t>
            </w:r>
          </w:p>
          <w:p w:rsidR="003F2ADD" w:rsidP="00DA0DA8" w:rsidRDefault="001B70F7" w14:paraId="645F5F15" w14:textId="13CFF71A">
            <w:pPr>
              <w:spacing w:before="60" w:after="60"/>
              <w:jc w:val="both"/>
              <w:rPr>
                <w:rFonts w:ascii="Arial" w:hAnsi="Arial"/>
                <w:sz w:val="20"/>
                <w:szCs w:val="20"/>
                <w:lang w:eastAsia="it-IT"/>
              </w:rPr>
            </w:pPr>
            <w:r w:rsidRPr="000C03F0">
              <w:rPr>
                <w:rFonts w:ascii="Arial" w:hAnsi="Arial"/>
                <w:sz w:val="20"/>
                <w:szCs w:val="20"/>
                <w:lang w:eastAsia="it-IT"/>
              </w:rPr>
              <w:t>Inoltre</w:t>
            </w:r>
            <w:r w:rsidR="003F2ADD">
              <w:rPr>
                <w:rFonts w:ascii="Arial" w:hAnsi="Arial"/>
                <w:sz w:val="20"/>
                <w:szCs w:val="20"/>
                <w:lang w:eastAsia="it-IT"/>
              </w:rPr>
              <w:t>,</w:t>
            </w:r>
            <w:r w:rsidRPr="000C03F0">
              <w:rPr>
                <w:rFonts w:ascii="Arial" w:hAnsi="Arial"/>
                <w:sz w:val="20"/>
                <w:szCs w:val="20"/>
                <w:lang w:eastAsia="it-IT"/>
              </w:rPr>
              <w:t xml:space="preserve"> per le connessioni web:</w:t>
            </w:r>
          </w:p>
          <w:p w:rsidR="003F2ADD" w:rsidP="00DA0DA8" w:rsidRDefault="001B70F7" w14:paraId="5BBE439A" w14:textId="574A6605">
            <w:pPr>
              <w:spacing w:before="60" w:after="60"/>
              <w:jc w:val="both"/>
              <w:rPr>
                <w:rFonts w:ascii="Arial" w:hAnsi="Arial"/>
                <w:sz w:val="20"/>
                <w:szCs w:val="20"/>
                <w:lang w:eastAsia="it-IT"/>
              </w:rPr>
            </w:pPr>
            <w:r w:rsidRPr="000C03F0">
              <w:rPr>
                <w:rFonts w:ascii="Arial" w:hAnsi="Arial"/>
                <w:sz w:val="20"/>
                <w:szCs w:val="20"/>
                <w:lang w:eastAsia="it-IT"/>
              </w:rPr>
              <w:t xml:space="preserve">- eventuali parametri critici (es. credenziali, </w:t>
            </w:r>
            <w:proofErr w:type="spellStart"/>
            <w:r w:rsidRPr="000C03F0">
              <w:rPr>
                <w:rFonts w:ascii="Arial" w:hAnsi="Arial"/>
                <w:sz w:val="20"/>
                <w:szCs w:val="20"/>
                <w:lang w:eastAsia="it-IT"/>
              </w:rPr>
              <w:t>pwd</w:t>
            </w:r>
            <w:proofErr w:type="spellEnd"/>
            <w:r w:rsidRPr="000C03F0">
              <w:rPr>
                <w:rFonts w:ascii="Arial" w:hAnsi="Arial"/>
                <w:sz w:val="20"/>
                <w:szCs w:val="20"/>
                <w:lang w:eastAsia="it-IT"/>
              </w:rPr>
              <w:t xml:space="preserve">, profilo, etc.) devono essere inviati al server con metodo post al fine di evitare che appaiano in chiaro sulla </w:t>
            </w:r>
            <w:proofErr w:type="spellStart"/>
            <w:r w:rsidRPr="000C03F0">
              <w:rPr>
                <w:rFonts w:ascii="Arial" w:hAnsi="Arial"/>
                <w:sz w:val="20"/>
                <w:szCs w:val="20"/>
                <w:lang w:eastAsia="it-IT"/>
              </w:rPr>
              <w:t>url</w:t>
            </w:r>
            <w:proofErr w:type="spellEnd"/>
            <w:r w:rsidRPr="000C03F0">
              <w:rPr>
                <w:rFonts w:ascii="Arial" w:hAnsi="Arial"/>
                <w:sz w:val="20"/>
                <w:szCs w:val="20"/>
                <w:lang w:eastAsia="it-IT"/>
              </w:rPr>
              <w:t xml:space="preserve"> del browser</w:t>
            </w:r>
            <w:r w:rsidR="001C371E">
              <w:rPr>
                <w:rFonts w:ascii="Arial" w:hAnsi="Arial"/>
                <w:sz w:val="20"/>
                <w:szCs w:val="20"/>
                <w:lang w:eastAsia="it-IT"/>
              </w:rPr>
              <w:t>;</w:t>
            </w:r>
          </w:p>
          <w:p w:rsidR="003F2ADD" w:rsidP="00DA0DA8" w:rsidRDefault="001B70F7" w14:paraId="3ECF486E" w14:textId="64EA4BD8">
            <w:pPr>
              <w:spacing w:before="60" w:after="60"/>
              <w:jc w:val="both"/>
              <w:rPr>
                <w:rFonts w:ascii="Arial" w:hAnsi="Arial"/>
                <w:sz w:val="20"/>
                <w:szCs w:val="20"/>
                <w:lang w:eastAsia="it-IT"/>
              </w:rPr>
            </w:pPr>
            <w:r w:rsidRPr="000C03F0">
              <w:rPr>
                <w:rFonts w:ascii="Arial" w:hAnsi="Arial"/>
                <w:sz w:val="20"/>
                <w:szCs w:val="20"/>
                <w:lang w:eastAsia="it-IT"/>
              </w:rPr>
              <w:t>- si dovrà far uso di cookie, non persistenti, per gestire la sessione di autenticazione, contenenti informazioni di sessione cifrate con chiavi dinamiche note solo al server</w:t>
            </w:r>
            <w:r w:rsidR="002A4701">
              <w:rPr>
                <w:rFonts w:ascii="Arial" w:hAnsi="Arial"/>
                <w:sz w:val="20"/>
                <w:szCs w:val="20"/>
                <w:lang w:eastAsia="it-IT"/>
              </w:rPr>
              <w:t>;</w:t>
            </w:r>
          </w:p>
          <w:p w:rsidR="003F2ADD" w:rsidP="00DA0DA8" w:rsidRDefault="001B70F7" w14:paraId="1B7CA74D" w14:textId="27A99EF7">
            <w:pPr>
              <w:spacing w:before="60" w:after="60"/>
              <w:jc w:val="both"/>
              <w:rPr>
                <w:rFonts w:ascii="Arial" w:hAnsi="Arial"/>
                <w:sz w:val="20"/>
                <w:szCs w:val="20"/>
                <w:lang w:eastAsia="it-IT"/>
              </w:rPr>
            </w:pPr>
            <w:r w:rsidRPr="000C03F0">
              <w:rPr>
                <w:rFonts w:ascii="Arial" w:hAnsi="Arial"/>
                <w:sz w:val="20"/>
                <w:szCs w:val="20"/>
                <w:lang w:eastAsia="it-IT"/>
              </w:rPr>
              <w:t>- i cookie non devono contenere informazioni relative al profilo utente o alle sue credenziali ma esclusivamente un ID randomico di sessione da rinnovare in caso di variazioni dello stato della sessione</w:t>
            </w:r>
            <w:r w:rsidR="002A4701">
              <w:rPr>
                <w:rFonts w:ascii="Arial" w:hAnsi="Arial"/>
                <w:sz w:val="20"/>
                <w:szCs w:val="20"/>
                <w:lang w:eastAsia="it-IT"/>
              </w:rPr>
              <w:t>;</w:t>
            </w:r>
          </w:p>
          <w:p w:rsidR="00EF7FF3" w:rsidP="00DA0DA8" w:rsidRDefault="001B70F7" w14:paraId="49ADD49B" w14:textId="77777777">
            <w:pPr>
              <w:spacing w:before="60" w:after="60"/>
              <w:jc w:val="both"/>
              <w:rPr>
                <w:rFonts w:ascii="Arial" w:hAnsi="Arial"/>
                <w:sz w:val="20"/>
                <w:szCs w:val="20"/>
                <w:lang w:eastAsia="it-IT"/>
              </w:rPr>
            </w:pPr>
            <w:r w:rsidRPr="000C03F0">
              <w:rPr>
                <w:rFonts w:ascii="Arial" w:hAnsi="Arial"/>
                <w:sz w:val="20"/>
                <w:szCs w:val="20"/>
                <w:lang w:eastAsia="it-IT"/>
              </w:rPr>
              <w:t xml:space="preserve">- non deve essere accessibile fuori dal contesto http (parametro </w:t>
            </w:r>
            <w:proofErr w:type="spellStart"/>
            <w:r w:rsidRPr="000C03F0">
              <w:rPr>
                <w:rFonts w:ascii="Arial" w:hAnsi="Arial"/>
                <w:sz w:val="20"/>
                <w:szCs w:val="20"/>
                <w:lang w:eastAsia="it-IT"/>
              </w:rPr>
              <w:t>HttpOnly</w:t>
            </w:r>
            <w:proofErr w:type="spellEnd"/>
            <w:r w:rsidRPr="000C03F0">
              <w:rPr>
                <w:rFonts w:ascii="Arial" w:hAnsi="Arial"/>
                <w:sz w:val="20"/>
                <w:szCs w:val="20"/>
                <w:lang w:eastAsia="it-IT"/>
              </w:rPr>
              <w:t xml:space="preserve"> del cookie)</w:t>
            </w:r>
            <w:r w:rsidR="002A4701">
              <w:rPr>
                <w:rFonts w:ascii="Arial" w:hAnsi="Arial"/>
                <w:sz w:val="20"/>
                <w:szCs w:val="20"/>
                <w:lang w:eastAsia="it-IT"/>
              </w:rPr>
              <w:t>;</w:t>
            </w:r>
          </w:p>
          <w:p w:rsidRPr="000C03F0" w:rsidR="001B70F7" w:rsidP="00DA0DA8" w:rsidRDefault="001B70F7" w14:paraId="66892BDF" w14:textId="31B54BB5">
            <w:pPr>
              <w:spacing w:before="60" w:after="60"/>
              <w:jc w:val="both"/>
              <w:rPr>
                <w:rFonts w:ascii="Arial" w:hAnsi="Arial"/>
                <w:sz w:val="20"/>
                <w:szCs w:val="20"/>
                <w:lang w:eastAsia="it-IT"/>
              </w:rPr>
            </w:pPr>
            <w:r w:rsidRPr="000C03F0">
              <w:rPr>
                <w:rFonts w:ascii="Arial" w:hAnsi="Arial"/>
                <w:sz w:val="20"/>
                <w:szCs w:val="20"/>
                <w:lang w:eastAsia="it-IT"/>
              </w:rPr>
              <w:t>- deve prevedere una scadenza coerentemente al time out di sessione</w:t>
            </w:r>
            <w:r w:rsidR="00EF7FF3">
              <w:rPr>
                <w:rFonts w:ascii="Arial" w:hAnsi="Arial"/>
                <w:sz w:val="20"/>
                <w:szCs w:val="20"/>
                <w:lang w:eastAsia="it-IT"/>
              </w:rPr>
              <w:t>.</w:t>
            </w:r>
          </w:p>
        </w:tc>
        <w:tc>
          <w:tcPr>
            <w:tcW w:w="739" w:type="pct"/>
            <w:vAlign w:val="center"/>
          </w:tcPr>
          <w:p w:rsidRPr="00435CF6" w:rsidR="001B70F7" w:rsidP="00861D29" w:rsidRDefault="001B70F7" w14:paraId="3764EBF2"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35BC65E7" w14:textId="77777777">
            <w:pPr>
              <w:spacing w:before="120" w:after="60"/>
              <w:jc w:val="center"/>
              <w:rPr>
                <w:rFonts w:ascii="Arial" w:hAnsi="Arial"/>
                <w:sz w:val="20"/>
                <w:szCs w:val="20"/>
                <w:lang w:eastAsia="it-IT"/>
              </w:rPr>
            </w:pPr>
          </w:p>
        </w:tc>
      </w:tr>
      <w:tr w:rsidRPr="00434310" w:rsidR="001B70F7" w:rsidTr="00D62F0F" w14:paraId="48B9010F" w14:textId="77777777">
        <w:trPr>
          <w:trHeight w:val="808"/>
        </w:trPr>
        <w:tc>
          <w:tcPr>
            <w:tcW w:w="849" w:type="pct"/>
            <w:vAlign w:val="center"/>
            <w:hideMark/>
          </w:tcPr>
          <w:p w:rsidRPr="000C03F0" w:rsidR="001B70F7" w:rsidP="00861D29" w:rsidRDefault="001B70F7" w14:paraId="2607D4C2" w14:textId="77777777">
            <w:pPr>
              <w:spacing w:before="120" w:after="60"/>
              <w:jc w:val="center"/>
              <w:rPr>
                <w:rFonts w:ascii="Arial" w:hAnsi="Arial"/>
                <w:sz w:val="20"/>
                <w:szCs w:val="20"/>
                <w:lang w:eastAsia="it-IT"/>
              </w:rPr>
            </w:pPr>
            <w:r w:rsidRPr="000C03F0">
              <w:rPr>
                <w:rFonts w:ascii="Arial" w:hAnsi="Arial"/>
                <w:sz w:val="20"/>
                <w:szCs w:val="20"/>
                <w:lang w:eastAsia="it-IT"/>
              </w:rPr>
              <w:t>CIFRATURA FLUSSI</w:t>
            </w:r>
          </w:p>
        </w:tc>
        <w:tc>
          <w:tcPr>
            <w:tcW w:w="447" w:type="pct"/>
            <w:vAlign w:val="center"/>
            <w:hideMark/>
          </w:tcPr>
          <w:p w:rsidRPr="000C03F0" w:rsidR="001B70F7" w:rsidP="00861D29" w:rsidRDefault="001B70F7" w14:paraId="1579E587" w14:textId="77777777">
            <w:pPr>
              <w:spacing w:before="120" w:after="60"/>
              <w:jc w:val="center"/>
              <w:rPr>
                <w:rFonts w:ascii="Arial" w:hAnsi="Arial"/>
                <w:sz w:val="20"/>
                <w:szCs w:val="20"/>
                <w:lang w:eastAsia="it-IT"/>
              </w:rPr>
            </w:pPr>
            <w:r w:rsidRPr="000C03F0">
              <w:rPr>
                <w:rFonts w:ascii="Arial" w:hAnsi="Arial"/>
                <w:sz w:val="20"/>
                <w:szCs w:val="20"/>
                <w:lang w:eastAsia="it-IT"/>
              </w:rPr>
              <w:t>CF.002.2</w:t>
            </w:r>
          </w:p>
        </w:tc>
        <w:tc>
          <w:tcPr>
            <w:tcW w:w="2227" w:type="pct"/>
            <w:vAlign w:val="center"/>
            <w:hideMark/>
          </w:tcPr>
          <w:p w:rsidRPr="000C03F0" w:rsidR="001B70F7" w:rsidP="00DA0DA8" w:rsidRDefault="001B70F7" w14:paraId="006737BA" w14:textId="18101A3D">
            <w:pPr>
              <w:spacing w:before="60" w:after="60"/>
              <w:jc w:val="both"/>
              <w:rPr>
                <w:rFonts w:ascii="Arial" w:hAnsi="Arial"/>
                <w:sz w:val="20"/>
                <w:szCs w:val="20"/>
                <w:lang w:eastAsia="it-IT"/>
              </w:rPr>
            </w:pPr>
            <w:r w:rsidRPr="000C03F0">
              <w:rPr>
                <w:rFonts w:ascii="Arial" w:hAnsi="Arial"/>
                <w:sz w:val="20"/>
                <w:szCs w:val="20"/>
                <w:lang w:eastAsia="it-IT"/>
              </w:rPr>
              <w:t>Devono essere cifrati i flussi di amministrazione</w:t>
            </w:r>
            <w:r w:rsidR="004F18B3">
              <w:rPr>
                <w:rFonts w:ascii="Arial" w:hAnsi="Arial"/>
                <w:sz w:val="20"/>
                <w:szCs w:val="20"/>
                <w:lang w:eastAsia="it-IT"/>
              </w:rPr>
              <w:t>.</w:t>
            </w:r>
          </w:p>
        </w:tc>
        <w:tc>
          <w:tcPr>
            <w:tcW w:w="739" w:type="pct"/>
            <w:vAlign w:val="center"/>
          </w:tcPr>
          <w:p w:rsidRPr="00435CF6" w:rsidR="001B70F7" w:rsidP="00861D29" w:rsidRDefault="001B70F7" w14:paraId="12D17938"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092417FD" w14:textId="77777777">
            <w:pPr>
              <w:spacing w:before="120" w:after="60"/>
              <w:jc w:val="center"/>
              <w:rPr>
                <w:rFonts w:ascii="Arial" w:hAnsi="Arial"/>
                <w:sz w:val="20"/>
                <w:szCs w:val="20"/>
                <w:lang w:eastAsia="it-IT"/>
              </w:rPr>
            </w:pPr>
          </w:p>
        </w:tc>
      </w:tr>
      <w:tr w:rsidRPr="00434310" w:rsidR="001B70F7" w:rsidTr="00C404D3" w14:paraId="37E0C641" w14:textId="77777777">
        <w:trPr>
          <w:trHeight w:val="50"/>
        </w:trPr>
        <w:tc>
          <w:tcPr>
            <w:tcW w:w="849" w:type="pct"/>
            <w:vAlign w:val="center"/>
            <w:hideMark/>
          </w:tcPr>
          <w:p w:rsidRPr="000C03F0" w:rsidR="001B70F7" w:rsidP="00861D29" w:rsidRDefault="001B70F7" w14:paraId="7C6A78AA" w14:textId="77777777">
            <w:pPr>
              <w:spacing w:before="120" w:after="60"/>
              <w:jc w:val="center"/>
              <w:rPr>
                <w:rFonts w:ascii="Arial" w:hAnsi="Arial"/>
                <w:sz w:val="20"/>
                <w:szCs w:val="20"/>
                <w:lang w:eastAsia="it-IT"/>
              </w:rPr>
            </w:pPr>
            <w:r w:rsidRPr="000C03F0">
              <w:rPr>
                <w:rFonts w:ascii="Arial" w:hAnsi="Arial"/>
                <w:sz w:val="20"/>
                <w:szCs w:val="20"/>
                <w:lang w:eastAsia="it-IT"/>
              </w:rPr>
              <w:t>CONFINAMENTO APPLICAZIONE</w:t>
            </w:r>
          </w:p>
        </w:tc>
        <w:tc>
          <w:tcPr>
            <w:tcW w:w="447" w:type="pct"/>
            <w:vAlign w:val="center"/>
            <w:hideMark/>
          </w:tcPr>
          <w:p w:rsidRPr="000C03F0" w:rsidR="001B70F7" w:rsidP="00861D29" w:rsidRDefault="001B70F7" w14:paraId="1BA40A78" w14:textId="77777777">
            <w:pPr>
              <w:spacing w:before="120" w:after="60"/>
              <w:jc w:val="center"/>
              <w:rPr>
                <w:rFonts w:ascii="Arial" w:hAnsi="Arial"/>
                <w:sz w:val="20"/>
                <w:szCs w:val="20"/>
                <w:lang w:eastAsia="it-IT"/>
              </w:rPr>
            </w:pPr>
            <w:r w:rsidRPr="000C03F0">
              <w:rPr>
                <w:rFonts w:ascii="Arial" w:hAnsi="Arial"/>
                <w:sz w:val="20"/>
                <w:szCs w:val="20"/>
                <w:lang w:eastAsia="it-IT"/>
              </w:rPr>
              <w:t>CA.007.1</w:t>
            </w:r>
          </w:p>
        </w:tc>
        <w:tc>
          <w:tcPr>
            <w:tcW w:w="2227" w:type="pct"/>
            <w:vAlign w:val="center"/>
            <w:hideMark/>
          </w:tcPr>
          <w:p w:rsidRPr="0024265F" w:rsidR="001B70F7" w:rsidP="00DA0DA8" w:rsidRDefault="001B70F7" w14:paraId="7F32690B" w14:textId="34B35BD8">
            <w:pPr>
              <w:spacing w:before="60" w:after="60"/>
              <w:jc w:val="both"/>
              <w:rPr>
                <w:rFonts w:ascii="Arial" w:hAnsi="Arial"/>
                <w:sz w:val="20"/>
                <w:szCs w:val="20"/>
                <w:lang w:eastAsia="it-IT"/>
              </w:rPr>
            </w:pPr>
            <w:r w:rsidRPr="0024265F">
              <w:rPr>
                <w:rFonts w:ascii="Arial" w:hAnsi="Arial"/>
                <w:sz w:val="20"/>
                <w:szCs w:val="20"/>
                <w:lang w:eastAsia="it-IT"/>
              </w:rPr>
              <w:t>I servizi web con responsabilità di gestione in carico a TIM o suo Fornitore esposti su internet presenti in DC TIM devono essere attestati su reti protette da infrastrutture per il monitoraggio (IDS) e blocco (FW) del traffico anomalo a protezione del servizio erogato da TIM. Il traffico</w:t>
            </w:r>
            <w:r w:rsidR="0052461B">
              <w:rPr>
                <w:rFonts w:ascii="Arial" w:hAnsi="Arial"/>
                <w:sz w:val="20"/>
                <w:szCs w:val="20"/>
                <w:lang w:eastAsia="it-IT"/>
              </w:rPr>
              <w:t>,</w:t>
            </w:r>
            <w:r w:rsidRPr="0024265F">
              <w:rPr>
                <w:rFonts w:ascii="Arial" w:hAnsi="Arial"/>
                <w:sz w:val="20"/>
                <w:szCs w:val="20"/>
                <w:lang w:eastAsia="it-IT"/>
              </w:rPr>
              <w:t xml:space="preserve"> se criptato</w:t>
            </w:r>
            <w:r w:rsidR="0052461B">
              <w:rPr>
                <w:rFonts w:ascii="Arial" w:hAnsi="Arial"/>
                <w:sz w:val="20"/>
                <w:szCs w:val="20"/>
                <w:lang w:eastAsia="it-IT"/>
              </w:rPr>
              <w:t>,</w:t>
            </w:r>
            <w:r w:rsidRPr="0024265F">
              <w:rPr>
                <w:rFonts w:ascii="Arial" w:hAnsi="Arial"/>
                <w:sz w:val="20"/>
                <w:szCs w:val="20"/>
                <w:lang w:eastAsia="it-IT"/>
              </w:rPr>
              <w:t xml:space="preserve"> non viene ispezionato; le attività di monitoraggio sono principalmente rivolte alla protezione delle infrastrutture di TIM.</w:t>
            </w:r>
          </w:p>
          <w:p w:rsidRPr="000C03F0" w:rsidR="001B70F7" w:rsidP="00DA0DA8" w:rsidRDefault="001B70F7" w14:paraId="4BF4C7D4" w14:textId="77777777">
            <w:pPr>
              <w:spacing w:before="60" w:after="60"/>
              <w:jc w:val="both"/>
              <w:rPr>
                <w:rFonts w:ascii="Arial" w:hAnsi="Arial"/>
                <w:sz w:val="20"/>
                <w:szCs w:val="20"/>
                <w:lang w:eastAsia="it-IT"/>
              </w:rPr>
            </w:pPr>
            <w:r w:rsidRPr="0024265F">
              <w:rPr>
                <w:rFonts w:ascii="Arial" w:hAnsi="Arial"/>
                <w:sz w:val="20"/>
                <w:szCs w:val="20"/>
                <w:lang w:eastAsia="it-IT"/>
              </w:rPr>
              <w:t xml:space="preserve">Tutti i sistemi che prevedono punti di interconnessione con eventuali altre reti interne (es. </w:t>
            </w:r>
            <w:proofErr w:type="spellStart"/>
            <w:r w:rsidRPr="0024265F">
              <w:rPr>
                <w:rFonts w:ascii="Arial" w:hAnsi="Arial"/>
                <w:sz w:val="20"/>
                <w:szCs w:val="20"/>
                <w:lang w:eastAsia="it-IT"/>
              </w:rPr>
              <w:t>RdG</w:t>
            </w:r>
            <w:proofErr w:type="spellEnd"/>
            <w:r w:rsidRPr="0024265F">
              <w:rPr>
                <w:rFonts w:ascii="Arial" w:hAnsi="Arial"/>
                <w:sz w:val="20"/>
                <w:szCs w:val="20"/>
                <w:lang w:eastAsia="it-IT"/>
              </w:rPr>
              <w:t>) e per i quali sia previsto l’abilitazione di flussi di comunicazione verso la rete di gruppo, devono prevedere il monitoraggio IDS.</w:t>
            </w:r>
          </w:p>
        </w:tc>
        <w:tc>
          <w:tcPr>
            <w:tcW w:w="739" w:type="pct"/>
            <w:shd w:val="clear" w:color="auto" w:fill="auto"/>
            <w:vAlign w:val="center"/>
          </w:tcPr>
          <w:p w:rsidRPr="0024265F" w:rsidR="001B70F7" w:rsidP="00861D29" w:rsidRDefault="00C404D3" w14:paraId="08A2DB2C" w14:textId="20C1C3AB">
            <w:pPr>
              <w:spacing w:before="120" w:after="60"/>
              <w:jc w:val="center"/>
              <w:rPr>
                <w:rFonts w:ascii="Arial" w:hAnsi="Arial"/>
                <w:sz w:val="20"/>
                <w:szCs w:val="20"/>
                <w:lang w:eastAsia="it-IT"/>
              </w:rPr>
            </w:pPr>
            <w:r>
              <w:rPr>
                <w:rFonts w:ascii="Arial" w:hAnsi="Arial"/>
                <w:sz w:val="20"/>
                <w:szCs w:val="20"/>
                <w:lang w:eastAsia="it-IT"/>
              </w:rPr>
              <w:t>X</w:t>
            </w:r>
          </w:p>
        </w:tc>
        <w:tc>
          <w:tcPr>
            <w:tcW w:w="738" w:type="pct"/>
            <w:vAlign w:val="center"/>
          </w:tcPr>
          <w:p w:rsidRPr="0024265F" w:rsidR="001B70F7" w:rsidP="00861D29" w:rsidRDefault="001B70F7" w14:paraId="6ABEE193" w14:textId="77777777">
            <w:pPr>
              <w:spacing w:before="120" w:after="60"/>
              <w:jc w:val="center"/>
              <w:rPr>
                <w:rFonts w:ascii="Arial" w:hAnsi="Arial"/>
                <w:sz w:val="20"/>
                <w:szCs w:val="20"/>
                <w:lang w:eastAsia="it-IT"/>
              </w:rPr>
            </w:pPr>
          </w:p>
        </w:tc>
      </w:tr>
      <w:tr w:rsidRPr="00434310" w:rsidR="001B70F7" w:rsidTr="00C404D3" w14:paraId="5FE4FF6D" w14:textId="77777777">
        <w:trPr>
          <w:trHeight w:val="1286"/>
        </w:trPr>
        <w:tc>
          <w:tcPr>
            <w:tcW w:w="849" w:type="pct"/>
            <w:vAlign w:val="center"/>
          </w:tcPr>
          <w:p w:rsidR="001B70F7" w:rsidP="00861D29" w:rsidRDefault="001B70F7" w14:paraId="45227D23" w14:textId="77777777">
            <w:pPr>
              <w:spacing w:before="120" w:after="60"/>
              <w:jc w:val="center"/>
              <w:rPr>
                <w:rFonts w:ascii="Arial" w:hAnsi="Arial"/>
                <w:sz w:val="20"/>
                <w:szCs w:val="20"/>
                <w:lang w:eastAsia="it-IT"/>
              </w:rPr>
            </w:pPr>
            <w:r w:rsidRPr="00AE39EA">
              <w:rPr>
                <w:rFonts w:ascii="Arial" w:hAnsi="Arial"/>
                <w:sz w:val="20"/>
                <w:szCs w:val="20"/>
                <w:lang w:eastAsia="it-IT"/>
              </w:rPr>
              <w:t>CONFINAMENTO APPLICAZIONE</w:t>
            </w:r>
          </w:p>
          <w:p w:rsidRPr="0024265F" w:rsidR="001B70F7" w:rsidP="00861D29" w:rsidRDefault="001B70F7" w14:paraId="5727732B" w14:textId="77777777">
            <w:pPr>
              <w:spacing w:before="120" w:after="60"/>
              <w:jc w:val="center"/>
              <w:rPr>
                <w:rFonts w:ascii="Arial" w:hAnsi="Arial"/>
                <w:sz w:val="20"/>
                <w:szCs w:val="20"/>
                <w:lang w:eastAsia="it-IT"/>
              </w:rPr>
            </w:pPr>
            <w:r>
              <w:rPr>
                <w:rFonts w:ascii="Arial" w:hAnsi="Arial"/>
                <w:sz w:val="20"/>
                <w:szCs w:val="20"/>
                <w:lang w:eastAsia="it-IT"/>
              </w:rPr>
              <w:t>(Sistemi Critici)</w:t>
            </w:r>
          </w:p>
        </w:tc>
        <w:tc>
          <w:tcPr>
            <w:tcW w:w="447" w:type="pct"/>
            <w:vAlign w:val="center"/>
          </w:tcPr>
          <w:p w:rsidRPr="0024265F" w:rsidR="001B70F7" w:rsidP="00861D29" w:rsidRDefault="001B70F7" w14:paraId="1F7A0F17" w14:textId="77777777">
            <w:pPr>
              <w:spacing w:before="120" w:after="60"/>
              <w:jc w:val="center"/>
              <w:rPr>
                <w:rFonts w:ascii="Arial" w:hAnsi="Arial"/>
                <w:sz w:val="20"/>
                <w:szCs w:val="20"/>
                <w:lang w:eastAsia="it-IT"/>
              </w:rPr>
            </w:pPr>
            <w:r w:rsidRPr="0024265F">
              <w:rPr>
                <w:rFonts w:ascii="Arial" w:hAnsi="Arial"/>
                <w:sz w:val="20"/>
                <w:szCs w:val="20"/>
                <w:lang w:eastAsia="it-IT"/>
              </w:rPr>
              <w:t>CA.007.1</w:t>
            </w:r>
          </w:p>
        </w:tc>
        <w:tc>
          <w:tcPr>
            <w:tcW w:w="2227" w:type="pct"/>
            <w:vAlign w:val="center"/>
          </w:tcPr>
          <w:p w:rsidRPr="0024265F" w:rsidR="001B70F7" w:rsidP="00DA0DA8" w:rsidRDefault="001B70F7" w14:paraId="28A1B05C" w14:textId="77777777">
            <w:pPr>
              <w:spacing w:before="60" w:after="60"/>
              <w:jc w:val="both"/>
              <w:rPr>
                <w:rFonts w:ascii="Arial" w:hAnsi="Arial"/>
                <w:sz w:val="20"/>
                <w:szCs w:val="20"/>
                <w:lang w:eastAsia="it-IT"/>
              </w:rPr>
            </w:pPr>
            <w:r w:rsidRPr="0024265F">
              <w:rPr>
                <w:rFonts w:ascii="Arial" w:hAnsi="Arial"/>
                <w:sz w:val="20"/>
                <w:szCs w:val="20"/>
                <w:lang w:eastAsia="it-IT"/>
              </w:rPr>
              <w:t xml:space="preserve">Per i servizi web con responsabilità di gestione in carico a TIM o suo Fornitore esposti su internet presenti in DC TIM e ritenuti critici dal </w:t>
            </w:r>
            <w:r>
              <w:rPr>
                <w:rFonts w:ascii="Arial" w:hAnsi="Arial"/>
                <w:sz w:val="20"/>
                <w:szCs w:val="20"/>
                <w:lang w:eastAsia="it-IT"/>
              </w:rPr>
              <w:t>Cliente e/o Titolare</w:t>
            </w:r>
            <w:r w:rsidRPr="0024265F">
              <w:rPr>
                <w:rFonts w:ascii="Arial" w:hAnsi="Arial"/>
                <w:sz w:val="20"/>
                <w:szCs w:val="20"/>
                <w:lang w:eastAsia="it-IT"/>
              </w:rPr>
              <w:t xml:space="preserve">, il traffico internet destinato ai servizi Web deve prevedere l’ispezione (attraverso specifico servizio aggiuntivo di monitoraggio) anche del traffico </w:t>
            </w:r>
            <w:proofErr w:type="spellStart"/>
            <w:r w:rsidRPr="0024265F">
              <w:rPr>
                <w:rFonts w:ascii="Arial" w:hAnsi="Arial"/>
                <w:sz w:val="20"/>
                <w:szCs w:val="20"/>
                <w:lang w:eastAsia="it-IT"/>
              </w:rPr>
              <w:t>cryptato</w:t>
            </w:r>
            <w:proofErr w:type="spellEnd"/>
            <w:r w:rsidRPr="0024265F">
              <w:rPr>
                <w:rFonts w:ascii="Arial" w:hAnsi="Arial"/>
                <w:sz w:val="20"/>
                <w:szCs w:val="20"/>
                <w:lang w:eastAsia="it-IT"/>
              </w:rPr>
              <w:t>.</w:t>
            </w:r>
          </w:p>
        </w:tc>
        <w:tc>
          <w:tcPr>
            <w:tcW w:w="739" w:type="pct"/>
            <w:shd w:val="clear" w:color="auto" w:fill="auto"/>
            <w:vAlign w:val="center"/>
          </w:tcPr>
          <w:p w:rsidRPr="0024265F" w:rsidR="001B70F7" w:rsidP="00861D29" w:rsidRDefault="00C404D3" w14:paraId="5DF78C71" w14:textId="447C4978">
            <w:pPr>
              <w:spacing w:before="120" w:after="60"/>
              <w:jc w:val="center"/>
              <w:rPr>
                <w:rFonts w:ascii="Arial" w:hAnsi="Arial"/>
                <w:sz w:val="20"/>
                <w:szCs w:val="20"/>
                <w:lang w:eastAsia="it-IT"/>
              </w:rPr>
            </w:pPr>
            <w:r>
              <w:rPr>
                <w:rFonts w:ascii="Arial" w:hAnsi="Arial"/>
                <w:sz w:val="20"/>
                <w:szCs w:val="20"/>
                <w:lang w:eastAsia="it-IT"/>
              </w:rPr>
              <w:t>X</w:t>
            </w:r>
          </w:p>
        </w:tc>
        <w:tc>
          <w:tcPr>
            <w:tcW w:w="738" w:type="pct"/>
            <w:vAlign w:val="center"/>
          </w:tcPr>
          <w:p w:rsidRPr="0024265F" w:rsidR="001B70F7" w:rsidP="00861D29" w:rsidRDefault="001B70F7" w14:paraId="7CD3AEC7" w14:textId="77777777">
            <w:pPr>
              <w:spacing w:before="120" w:after="60"/>
              <w:jc w:val="center"/>
              <w:rPr>
                <w:rFonts w:ascii="Arial" w:hAnsi="Arial"/>
                <w:sz w:val="20"/>
                <w:szCs w:val="20"/>
                <w:lang w:eastAsia="it-IT"/>
              </w:rPr>
            </w:pPr>
          </w:p>
        </w:tc>
      </w:tr>
      <w:tr w:rsidRPr="00434310" w:rsidR="001B70F7" w:rsidTr="00D62F0F" w14:paraId="28A9602E" w14:textId="77777777">
        <w:trPr>
          <w:trHeight w:val="851"/>
        </w:trPr>
        <w:tc>
          <w:tcPr>
            <w:tcW w:w="849" w:type="pct"/>
            <w:vAlign w:val="center"/>
            <w:hideMark/>
          </w:tcPr>
          <w:p w:rsidRPr="000C03F0" w:rsidR="001B70F7" w:rsidP="00861D29" w:rsidRDefault="001B70F7" w14:paraId="6F27F19B" w14:textId="77777777">
            <w:pPr>
              <w:spacing w:before="120" w:after="60"/>
              <w:jc w:val="center"/>
              <w:rPr>
                <w:rFonts w:ascii="Arial" w:hAnsi="Arial"/>
                <w:sz w:val="20"/>
                <w:szCs w:val="20"/>
                <w:lang w:eastAsia="it-IT"/>
              </w:rPr>
            </w:pPr>
            <w:r w:rsidRPr="000C03F0">
              <w:rPr>
                <w:rFonts w:ascii="Arial" w:hAnsi="Arial"/>
                <w:sz w:val="20"/>
                <w:szCs w:val="20"/>
                <w:lang w:eastAsia="it-IT"/>
              </w:rPr>
              <w:t>CONFINAMENTO APPLICAZIONE</w:t>
            </w:r>
          </w:p>
        </w:tc>
        <w:tc>
          <w:tcPr>
            <w:tcW w:w="447" w:type="pct"/>
            <w:vAlign w:val="center"/>
            <w:hideMark/>
          </w:tcPr>
          <w:p w:rsidRPr="000C03F0" w:rsidR="001B70F7" w:rsidP="00861D29" w:rsidRDefault="001B70F7" w14:paraId="6A6CAE8F" w14:textId="77777777">
            <w:pPr>
              <w:spacing w:before="120" w:after="60"/>
              <w:jc w:val="center"/>
              <w:rPr>
                <w:rFonts w:ascii="Arial" w:hAnsi="Arial"/>
                <w:sz w:val="20"/>
                <w:szCs w:val="20"/>
                <w:lang w:eastAsia="it-IT"/>
              </w:rPr>
            </w:pPr>
            <w:r w:rsidRPr="000C03F0">
              <w:rPr>
                <w:rFonts w:ascii="Arial" w:hAnsi="Arial"/>
                <w:sz w:val="20"/>
                <w:szCs w:val="20"/>
                <w:lang w:eastAsia="it-IT"/>
              </w:rPr>
              <w:t>ATSC-CA.010.2</w:t>
            </w:r>
          </w:p>
        </w:tc>
        <w:tc>
          <w:tcPr>
            <w:tcW w:w="2227" w:type="pct"/>
            <w:vAlign w:val="center"/>
            <w:hideMark/>
          </w:tcPr>
          <w:p w:rsidRPr="000C03F0" w:rsidR="001B70F7" w:rsidP="00DA0DA8" w:rsidRDefault="001B70F7" w14:paraId="6671897A" w14:textId="0106E45B">
            <w:pPr>
              <w:spacing w:before="60" w:after="60"/>
              <w:jc w:val="both"/>
              <w:rPr>
                <w:rFonts w:ascii="Arial" w:hAnsi="Arial"/>
                <w:sz w:val="20"/>
                <w:szCs w:val="20"/>
                <w:lang w:eastAsia="it-IT"/>
              </w:rPr>
            </w:pPr>
            <w:r w:rsidRPr="000C03F0">
              <w:rPr>
                <w:rFonts w:ascii="Arial" w:hAnsi="Arial"/>
                <w:sz w:val="20"/>
                <w:szCs w:val="20"/>
                <w:lang w:eastAsia="it-IT"/>
              </w:rPr>
              <w:t xml:space="preserve">Ai sistemi Custom non deve essere consentito l’accesso a nessuna rete presente sulla </w:t>
            </w:r>
            <w:proofErr w:type="spellStart"/>
            <w:r w:rsidRPr="000C03F0">
              <w:rPr>
                <w:rFonts w:ascii="Arial" w:hAnsi="Arial"/>
                <w:sz w:val="20"/>
                <w:szCs w:val="20"/>
                <w:lang w:eastAsia="it-IT"/>
              </w:rPr>
              <w:t>R</w:t>
            </w:r>
            <w:r w:rsidR="00DE0173">
              <w:rPr>
                <w:rFonts w:ascii="Arial" w:hAnsi="Arial"/>
                <w:sz w:val="20"/>
                <w:szCs w:val="20"/>
                <w:lang w:eastAsia="it-IT"/>
              </w:rPr>
              <w:t>d</w:t>
            </w:r>
            <w:r w:rsidRPr="000C03F0">
              <w:rPr>
                <w:rFonts w:ascii="Arial" w:hAnsi="Arial"/>
                <w:sz w:val="20"/>
                <w:szCs w:val="20"/>
                <w:lang w:eastAsia="it-IT"/>
              </w:rPr>
              <w:t>G</w:t>
            </w:r>
            <w:proofErr w:type="spellEnd"/>
            <w:r w:rsidRPr="000C03F0">
              <w:rPr>
                <w:rFonts w:ascii="Arial" w:hAnsi="Arial"/>
                <w:sz w:val="20"/>
                <w:szCs w:val="20"/>
                <w:lang w:eastAsia="it-IT"/>
              </w:rPr>
              <w:t>.</w:t>
            </w:r>
          </w:p>
        </w:tc>
        <w:tc>
          <w:tcPr>
            <w:tcW w:w="739" w:type="pct"/>
            <w:vAlign w:val="center"/>
          </w:tcPr>
          <w:p w:rsidRPr="00435CF6" w:rsidR="001B70F7" w:rsidP="00861D29" w:rsidRDefault="001B70F7" w14:paraId="2CB3EBE2"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0D6CF96C" w14:textId="77777777">
            <w:pPr>
              <w:spacing w:before="120" w:after="60"/>
              <w:jc w:val="center"/>
              <w:rPr>
                <w:rFonts w:ascii="Arial" w:hAnsi="Arial"/>
                <w:sz w:val="20"/>
                <w:szCs w:val="20"/>
                <w:lang w:eastAsia="it-IT"/>
              </w:rPr>
            </w:pPr>
          </w:p>
        </w:tc>
      </w:tr>
      <w:tr w:rsidRPr="00434310" w:rsidR="001B70F7" w:rsidTr="00D62F0F" w14:paraId="179DB45E" w14:textId="77777777">
        <w:trPr>
          <w:trHeight w:val="808"/>
        </w:trPr>
        <w:tc>
          <w:tcPr>
            <w:tcW w:w="849" w:type="pct"/>
            <w:vAlign w:val="center"/>
            <w:hideMark/>
          </w:tcPr>
          <w:p w:rsidRPr="000C03F0" w:rsidR="001B70F7" w:rsidP="00861D29" w:rsidRDefault="001B70F7" w14:paraId="04DB842E" w14:textId="77777777">
            <w:pPr>
              <w:spacing w:before="120" w:after="60"/>
              <w:jc w:val="center"/>
              <w:rPr>
                <w:rFonts w:ascii="Arial" w:hAnsi="Arial"/>
                <w:sz w:val="20"/>
                <w:szCs w:val="20"/>
                <w:lang w:eastAsia="it-IT"/>
              </w:rPr>
            </w:pPr>
            <w:r w:rsidRPr="000C03F0">
              <w:rPr>
                <w:rFonts w:ascii="Arial" w:hAnsi="Arial"/>
                <w:sz w:val="20"/>
                <w:szCs w:val="20"/>
                <w:lang w:eastAsia="it-IT"/>
              </w:rPr>
              <w:t>CONFINAMENTO POSTAZIONI DI AMMINISTRAZIONE</w:t>
            </w:r>
          </w:p>
        </w:tc>
        <w:tc>
          <w:tcPr>
            <w:tcW w:w="447" w:type="pct"/>
            <w:vAlign w:val="center"/>
            <w:hideMark/>
          </w:tcPr>
          <w:p w:rsidRPr="000C03F0" w:rsidR="001B70F7" w:rsidP="00861D29" w:rsidRDefault="001B70F7" w14:paraId="746A866A" w14:textId="77777777">
            <w:pPr>
              <w:spacing w:before="120" w:after="60"/>
              <w:jc w:val="center"/>
              <w:rPr>
                <w:rFonts w:ascii="Arial" w:hAnsi="Arial"/>
                <w:sz w:val="20"/>
                <w:szCs w:val="20"/>
                <w:lang w:eastAsia="it-IT"/>
              </w:rPr>
            </w:pPr>
            <w:r w:rsidRPr="000C03F0">
              <w:rPr>
                <w:rFonts w:ascii="Arial" w:hAnsi="Arial"/>
                <w:sz w:val="20"/>
                <w:szCs w:val="20"/>
                <w:lang w:eastAsia="it-IT"/>
              </w:rPr>
              <w:t>CP.001.1</w:t>
            </w:r>
          </w:p>
        </w:tc>
        <w:tc>
          <w:tcPr>
            <w:tcW w:w="2227" w:type="pct"/>
            <w:vAlign w:val="center"/>
            <w:hideMark/>
          </w:tcPr>
          <w:p w:rsidRPr="000C03F0" w:rsidR="001B70F7" w:rsidP="00DA0DA8" w:rsidRDefault="001B70F7" w14:paraId="35B38912" w14:textId="77777777">
            <w:pPr>
              <w:spacing w:before="60" w:after="60"/>
              <w:jc w:val="both"/>
              <w:rPr>
                <w:rFonts w:ascii="Arial" w:hAnsi="Arial"/>
                <w:sz w:val="20"/>
                <w:szCs w:val="20"/>
                <w:lang w:eastAsia="it-IT"/>
              </w:rPr>
            </w:pPr>
            <w:r w:rsidRPr="000C03F0">
              <w:rPr>
                <w:rFonts w:ascii="Arial" w:hAnsi="Arial"/>
                <w:sz w:val="20"/>
                <w:szCs w:val="20"/>
                <w:lang w:eastAsia="it-IT"/>
              </w:rPr>
              <w:t>A garanzia della riservatezza e integrità del canale di comunicazione, gli accessi di amministrazione degli Addetti IT alle componenti applicative e sistemistiche del sistema devono avvenire tramite un canale VPN fra la postazione client e i sistemi firewall posti a protezione del sistema.</w:t>
            </w:r>
          </w:p>
        </w:tc>
        <w:tc>
          <w:tcPr>
            <w:tcW w:w="739" w:type="pct"/>
            <w:vAlign w:val="center"/>
          </w:tcPr>
          <w:p w:rsidRPr="00435CF6" w:rsidR="001B70F7" w:rsidP="00861D29" w:rsidRDefault="001B70F7" w14:paraId="439E350E"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276638CC" w14:textId="77777777">
            <w:pPr>
              <w:spacing w:before="120" w:after="60"/>
              <w:jc w:val="center"/>
              <w:rPr>
                <w:rFonts w:ascii="Arial" w:hAnsi="Arial"/>
                <w:sz w:val="20"/>
                <w:szCs w:val="20"/>
                <w:lang w:eastAsia="it-IT"/>
              </w:rPr>
            </w:pPr>
          </w:p>
        </w:tc>
      </w:tr>
      <w:tr w:rsidRPr="00434310" w:rsidR="001B70F7" w:rsidTr="00D62F0F" w14:paraId="19D37ADA" w14:textId="77777777">
        <w:trPr>
          <w:trHeight w:val="808"/>
        </w:trPr>
        <w:tc>
          <w:tcPr>
            <w:tcW w:w="849" w:type="pct"/>
            <w:vAlign w:val="center"/>
            <w:hideMark/>
          </w:tcPr>
          <w:p w:rsidRPr="000C03F0" w:rsidR="001B70F7" w:rsidP="00861D29" w:rsidRDefault="001B70F7" w14:paraId="181D2DDA" w14:textId="77777777">
            <w:pPr>
              <w:spacing w:before="120" w:after="60"/>
              <w:jc w:val="center"/>
              <w:rPr>
                <w:rFonts w:ascii="Arial" w:hAnsi="Arial"/>
                <w:sz w:val="20"/>
                <w:szCs w:val="20"/>
                <w:lang w:eastAsia="it-IT"/>
              </w:rPr>
            </w:pPr>
            <w:r w:rsidRPr="000C03F0">
              <w:rPr>
                <w:rFonts w:ascii="Arial" w:hAnsi="Arial"/>
                <w:sz w:val="20"/>
                <w:szCs w:val="20"/>
                <w:lang w:eastAsia="it-IT"/>
              </w:rPr>
              <w:t>HARDENING</w:t>
            </w:r>
          </w:p>
        </w:tc>
        <w:tc>
          <w:tcPr>
            <w:tcW w:w="447" w:type="pct"/>
            <w:vAlign w:val="center"/>
            <w:hideMark/>
          </w:tcPr>
          <w:p w:rsidRPr="000C03F0" w:rsidR="001B70F7" w:rsidP="00861D29" w:rsidRDefault="001B70F7" w14:paraId="3274C469" w14:textId="77777777">
            <w:pPr>
              <w:spacing w:before="120" w:after="60"/>
              <w:jc w:val="center"/>
              <w:rPr>
                <w:rFonts w:ascii="Arial" w:hAnsi="Arial"/>
                <w:sz w:val="20"/>
                <w:szCs w:val="20"/>
                <w:lang w:eastAsia="it-IT"/>
              </w:rPr>
            </w:pPr>
            <w:r w:rsidRPr="000C03F0">
              <w:rPr>
                <w:rFonts w:ascii="Arial" w:hAnsi="Arial"/>
                <w:sz w:val="20"/>
                <w:szCs w:val="20"/>
                <w:lang w:eastAsia="it-IT"/>
              </w:rPr>
              <w:t>HA.004.1</w:t>
            </w:r>
          </w:p>
        </w:tc>
        <w:tc>
          <w:tcPr>
            <w:tcW w:w="2227" w:type="pct"/>
            <w:vAlign w:val="center"/>
            <w:hideMark/>
          </w:tcPr>
          <w:p w:rsidRPr="000C03F0" w:rsidR="001B70F7" w:rsidP="00DA0DA8" w:rsidRDefault="001B70F7" w14:paraId="449FBD2C" w14:textId="77777777">
            <w:pPr>
              <w:spacing w:before="60" w:after="60"/>
              <w:jc w:val="both"/>
              <w:rPr>
                <w:rFonts w:ascii="Arial" w:hAnsi="Arial"/>
                <w:sz w:val="20"/>
                <w:szCs w:val="20"/>
                <w:lang w:eastAsia="it-IT"/>
              </w:rPr>
            </w:pPr>
            <w:r w:rsidRPr="000C03F0">
              <w:rPr>
                <w:rFonts w:ascii="Arial" w:hAnsi="Arial"/>
                <w:sz w:val="20"/>
                <w:szCs w:val="20"/>
                <w:lang w:eastAsia="it-IT"/>
              </w:rPr>
              <w:t>Messaggi informativi e di errore non devono mai contenere informazioni e dati tecnici che potrebbero facilitare le strategie di attacco ai sistemi, con particolare attenzione ai messaggi che riguardano l’autenticazione.</w:t>
            </w:r>
          </w:p>
        </w:tc>
        <w:tc>
          <w:tcPr>
            <w:tcW w:w="739" w:type="pct"/>
            <w:vAlign w:val="center"/>
          </w:tcPr>
          <w:p w:rsidRPr="00435CF6" w:rsidR="001B70F7" w:rsidP="00861D29" w:rsidRDefault="001B70F7" w14:paraId="3F291055"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2564746F" w14:textId="77777777">
            <w:pPr>
              <w:spacing w:before="120" w:after="60"/>
              <w:jc w:val="center"/>
              <w:rPr>
                <w:rFonts w:ascii="Arial" w:hAnsi="Arial"/>
                <w:sz w:val="20"/>
                <w:szCs w:val="20"/>
                <w:lang w:eastAsia="it-IT"/>
              </w:rPr>
            </w:pPr>
          </w:p>
        </w:tc>
      </w:tr>
      <w:tr w:rsidRPr="00434310" w:rsidR="001B70F7" w:rsidTr="00D62F0F" w14:paraId="6313FF6D" w14:textId="77777777">
        <w:trPr>
          <w:trHeight w:val="1363"/>
        </w:trPr>
        <w:tc>
          <w:tcPr>
            <w:tcW w:w="849" w:type="pct"/>
            <w:vAlign w:val="center"/>
            <w:hideMark/>
          </w:tcPr>
          <w:p w:rsidRPr="000C03F0" w:rsidR="001B70F7" w:rsidP="00861D29" w:rsidRDefault="001B70F7" w14:paraId="611CBD55" w14:textId="77777777">
            <w:pPr>
              <w:spacing w:before="120" w:after="60"/>
              <w:jc w:val="center"/>
              <w:rPr>
                <w:rFonts w:ascii="Arial" w:hAnsi="Arial"/>
                <w:sz w:val="20"/>
                <w:szCs w:val="20"/>
                <w:lang w:eastAsia="it-IT"/>
              </w:rPr>
            </w:pPr>
            <w:r w:rsidRPr="000C03F0">
              <w:rPr>
                <w:rFonts w:ascii="Arial" w:hAnsi="Arial"/>
                <w:sz w:val="20"/>
                <w:szCs w:val="20"/>
                <w:lang w:eastAsia="it-IT"/>
              </w:rPr>
              <w:t>PATCHING</w:t>
            </w:r>
          </w:p>
        </w:tc>
        <w:tc>
          <w:tcPr>
            <w:tcW w:w="447" w:type="pct"/>
            <w:vAlign w:val="center"/>
            <w:hideMark/>
          </w:tcPr>
          <w:p w:rsidRPr="000C03F0" w:rsidR="001B70F7" w:rsidP="00861D29" w:rsidRDefault="001B70F7" w14:paraId="2698524D" w14:textId="77777777">
            <w:pPr>
              <w:spacing w:before="120" w:after="60"/>
              <w:jc w:val="center"/>
              <w:rPr>
                <w:rFonts w:ascii="Arial" w:hAnsi="Arial"/>
                <w:sz w:val="20"/>
                <w:szCs w:val="20"/>
                <w:lang w:eastAsia="it-IT"/>
              </w:rPr>
            </w:pPr>
            <w:r w:rsidRPr="000C03F0">
              <w:rPr>
                <w:rFonts w:ascii="Arial" w:hAnsi="Arial"/>
                <w:sz w:val="20"/>
                <w:szCs w:val="20"/>
                <w:lang w:eastAsia="it-IT"/>
              </w:rPr>
              <w:t>ATSC-PA.004.1</w:t>
            </w:r>
          </w:p>
        </w:tc>
        <w:tc>
          <w:tcPr>
            <w:tcW w:w="2227" w:type="pct"/>
            <w:vAlign w:val="center"/>
            <w:hideMark/>
          </w:tcPr>
          <w:p w:rsidR="00E05841" w:rsidP="00DA0DA8" w:rsidRDefault="001B70F7" w14:paraId="7EECCB22" w14:textId="77777777">
            <w:pPr>
              <w:spacing w:before="60" w:after="60"/>
              <w:jc w:val="both"/>
              <w:rPr>
                <w:rFonts w:ascii="Arial" w:hAnsi="Arial"/>
                <w:sz w:val="20"/>
                <w:szCs w:val="20"/>
                <w:lang w:eastAsia="it-IT"/>
              </w:rPr>
            </w:pPr>
            <w:r w:rsidRPr="000C03F0">
              <w:rPr>
                <w:rFonts w:ascii="Arial" w:hAnsi="Arial"/>
                <w:sz w:val="20"/>
                <w:szCs w:val="20"/>
                <w:lang w:eastAsia="it-IT"/>
              </w:rPr>
              <w:t>Deve essere previsto un processo per le Patch di sicurezza da installare che preveda:</w:t>
            </w:r>
          </w:p>
          <w:p w:rsidR="00E05841" w:rsidP="00DA0DA8" w:rsidRDefault="001B70F7" w14:paraId="1C00ABF6" w14:textId="42D5CDA8">
            <w:pPr>
              <w:spacing w:before="60" w:after="60"/>
              <w:jc w:val="both"/>
              <w:rPr>
                <w:rFonts w:ascii="Arial" w:hAnsi="Arial"/>
                <w:sz w:val="20"/>
                <w:szCs w:val="20"/>
                <w:lang w:eastAsia="it-IT"/>
              </w:rPr>
            </w:pPr>
            <w:r w:rsidRPr="000C03F0">
              <w:rPr>
                <w:rFonts w:ascii="Arial" w:hAnsi="Arial"/>
                <w:sz w:val="20"/>
                <w:szCs w:val="20"/>
                <w:lang w:eastAsia="it-IT"/>
              </w:rPr>
              <w:t xml:space="preserve">• nel continuo, il monitoraggio costante di quanto rilasciato dai </w:t>
            </w:r>
            <w:proofErr w:type="spellStart"/>
            <w:r w:rsidRPr="000C03F0">
              <w:rPr>
                <w:rFonts w:ascii="Arial" w:hAnsi="Arial"/>
                <w:sz w:val="20"/>
                <w:szCs w:val="20"/>
                <w:lang w:eastAsia="it-IT"/>
              </w:rPr>
              <w:t>Vendor</w:t>
            </w:r>
            <w:proofErr w:type="spellEnd"/>
            <w:r w:rsidRPr="000C03F0">
              <w:rPr>
                <w:rFonts w:ascii="Arial" w:hAnsi="Arial"/>
                <w:sz w:val="20"/>
                <w:szCs w:val="20"/>
                <w:lang w:eastAsia="it-IT"/>
              </w:rPr>
              <w:t xml:space="preserve"> e quindi valutazione del rischio circa la rilevanza rilevanza/urgenza di tali Patch. Se l’installazione di tali Patch non è ritenuta rilevante, tale attività può essere procrastinata tenendone traccia (storicizzazione), fino alla scadenza periodica imposta (6/12 mesi);</w:t>
            </w:r>
          </w:p>
          <w:p w:rsidRPr="000C03F0" w:rsidR="001B70F7" w:rsidP="00DA0DA8" w:rsidRDefault="001B70F7" w14:paraId="3C9A2771" w14:textId="123F287B">
            <w:pPr>
              <w:spacing w:before="60" w:after="60"/>
              <w:jc w:val="both"/>
              <w:rPr>
                <w:rFonts w:ascii="Arial" w:hAnsi="Arial"/>
                <w:sz w:val="20"/>
                <w:szCs w:val="20"/>
                <w:lang w:eastAsia="it-IT"/>
              </w:rPr>
            </w:pPr>
            <w:r w:rsidRPr="000C03F0">
              <w:rPr>
                <w:rFonts w:ascii="Arial" w:hAnsi="Arial"/>
                <w:sz w:val="20"/>
                <w:szCs w:val="20"/>
                <w:lang w:eastAsia="it-IT"/>
              </w:rPr>
              <w:t xml:space="preserve">• su specifiche segnalazioni (come ad esempio dal </w:t>
            </w:r>
            <w:proofErr w:type="spellStart"/>
            <w:r w:rsidRPr="000C03F0">
              <w:rPr>
                <w:rFonts w:ascii="Arial" w:hAnsi="Arial"/>
                <w:sz w:val="20"/>
                <w:szCs w:val="20"/>
                <w:lang w:eastAsia="it-IT"/>
              </w:rPr>
              <w:t>Vendor</w:t>
            </w:r>
            <w:proofErr w:type="spellEnd"/>
            <w:r w:rsidRPr="000C03F0">
              <w:rPr>
                <w:rFonts w:ascii="Arial" w:hAnsi="Arial"/>
                <w:sz w:val="20"/>
                <w:szCs w:val="20"/>
                <w:lang w:eastAsia="it-IT"/>
              </w:rPr>
              <w:t xml:space="preserve">, dalle Funzioni di Security e da verifiche tecniche di </w:t>
            </w:r>
            <w:r w:rsidRPr="000C03F0">
              <w:rPr>
                <w:rFonts w:ascii="Arial" w:hAnsi="Arial"/>
                <w:sz w:val="20"/>
                <w:szCs w:val="20"/>
                <w:lang w:eastAsia="it-IT"/>
              </w:rPr>
              <w:t xml:space="preserve">Compliance), tali Patch oggetto di specifica segnalazione, che rivestono carattere di urgenza, devono essere direttamente analizzate e </w:t>
            </w:r>
            <w:proofErr w:type="gramStart"/>
            <w:r w:rsidRPr="000C03F0">
              <w:rPr>
                <w:rFonts w:ascii="Arial" w:hAnsi="Arial"/>
                <w:sz w:val="20"/>
                <w:szCs w:val="20"/>
                <w:lang w:eastAsia="it-IT"/>
              </w:rPr>
              <w:t>poste in essere</w:t>
            </w:r>
            <w:proofErr w:type="gramEnd"/>
            <w:r w:rsidRPr="000C03F0">
              <w:rPr>
                <w:rFonts w:ascii="Arial" w:hAnsi="Arial"/>
                <w:sz w:val="20"/>
                <w:szCs w:val="20"/>
                <w:lang w:eastAsia="it-IT"/>
              </w:rPr>
              <w:t xml:space="preserve"> le necessarie contromisure atte alla mitigazione.</w:t>
            </w:r>
          </w:p>
        </w:tc>
        <w:tc>
          <w:tcPr>
            <w:tcW w:w="739" w:type="pct"/>
            <w:vAlign w:val="center"/>
          </w:tcPr>
          <w:p w:rsidRPr="00435CF6" w:rsidR="001B70F7" w:rsidP="00861D29" w:rsidRDefault="001B70F7" w14:paraId="00E8013B"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5F83EC7A" w14:textId="77777777">
            <w:pPr>
              <w:spacing w:before="120" w:after="60"/>
              <w:jc w:val="center"/>
              <w:rPr>
                <w:rFonts w:ascii="Arial" w:hAnsi="Arial"/>
                <w:sz w:val="20"/>
                <w:szCs w:val="20"/>
                <w:lang w:eastAsia="it-IT"/>
              </w:rPr>
            </w:pPr>
          </w:p>
        </w:tc>
      </w:tr>
      <w:tr w:rsidRPr="00434310" w:rsidR="001B70F7" w:rsidTr="00D62F0F" w14:paraId="51AD4B83" w14:textId="77777777">
        <w:trPr>
          <w:trHeight w:val="927"/>
        </w:trPr>
        <w:tc>
          <w:tcPr>
            <w:tcW w:w="849" w:type="pct"/>
            <w:vAlign w:val="center"/>
            <w:hideMark/>
          </w:tcPr>
          <w:p w:rsidRPr="000C03F0" w:rsidR="001B70F7" w:rsidP="00861D29" w:rsidRDefault="001B70F7" w14:paraId="113AEE9D" w14:textId="77777777">
            <w:pPr>
              <w:spacing w:before="120" w:after="60"/>
              <w:jc w:val="center"/>
              <w:rPr>
                <w:rFonts w:ascii="Arial" w:hAnsi="Arial"/>
                <w:sz w:val="20"/>
                <w:szCs w:val="20"/>
                <w:lang w:eastAsia="it-IT"/>
              </w:rPr>
            </w:pPr>
            <w:r w:rsidRPr="000C03F0">
              <w:rPr>
                <w:rFonts w:ascii="Arial" w:hAnsi="Arial"/>
                <w:sz w:val="20"/>
                <w:szCs w:val="20"/>
                <w:lang w:eastAsia="it-IT"/>
              </w:rPr>
              <w:t>PATCHING</w:t>
            </w:r>
          </w:p>
        </w:tc>
        <w:tc>
          <w:tcPr>
            <w:tcW w:w="447" w:type="pct"/>
            <w:vAlign w:val="center"/>
            <w:hideMark/>
          </w:tcPr>
          <w:p w:rsidRPr="000C03F0" w:rsidR="001B70F7" w:rsidP="00861D29" w:rsidRDefault="001B70F7" w14:paraId="1CE0B3BC" w14:textId="77777777">
            <w:pPr>
              <w:spacing w:before="120" w:after="60"/>
              <w:jc w:val="center"/>
              <w:rPr>
                <w:rFonts w:ascii="Arial" w:hAnsi="Arial"/>
                <w:sz w:val="20"/>
                <w:szCs w:val="20"/>
                <w:lang w:eastAsia="it-IT"/>
              </w:rPr>
            </w:pPr>
            <w:r w:rsidRPr="000C03F0">
              <w:rPr>
                <w:rFonts w:ascii="Arial" w:hAnsi="Arial"/>
                <w:sz w:val="20"/>
                <w:szCs w:val="20"/>
                <w:lang w:eastAsia="it-IT"/>
              </w:rPr>
              <w:t>PA.006.1</w:t>
            </w:r>
          </w:p>
        </w:tc>
        <w:tc>
          <w:tcPr>
            <w:tcW w:w="2227" w:type="pct"/>
            <w:vAlign w:val="center"/>
            <w:hideMark/>
          </w:tcPr>
          <w:p w:rsidRPr="000C03F0" w:rsidR="001B70F7" w:rsidP="00DA0DA8" w:rsidRDefault="001B70F7" w14:paraId="735BFDB3" w14:textId="77777777">
            <w:pPr>
              <w:spacing w:before="60" w:after="60"/>
              <w:jc w:val="both"/>
              <w:rPr>
                <w:rFonts w:ascii="Arial" w:hAnsi="Arial"/>
                <w:sz w:val="20"/>
                <w:szCs w:val="20"/>
                <w:lang w:eastAsia="it-IT"/>
              </w:rPr>
            </w:pPr>
            <w:r w:rsidRPr="000C03F0">
              <w:rPr>
                <w:rFonts w:ascii="Arial" w:hAnsi="Arial"/>
                <w:sz w:val="20"/>
                <w:szCs w:val="20"/>
                <w:lang w:eastAsia="it-IT"/>
              </w:rPr>
              <w:t>Gli asset non devono essere in "end of support" o, nel caso non siano più supportati, deve essere pianificata e formalizzata una roadmap per il decommissioning.</w:t>
            </w:r>
          </w:p>
        </w:tc>
        <w:tc>
          <w:tcPr>
            <w:tcW w:w="739" w:type="pct"/>
            <w:vAlign w:val="center"/>
          </w:tcPr>
          <w:p w:rsidRPr="00435CF6" w:rsidR="001B70F7" w:rsidP="00861D29" w:rsidRDefault="001B70F7" w14:paraId="2B20A408"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1E417EE1" w14:textId="77777777">
            <w:pPr>
              <w:spacing w:before="120" w:after="60"/>
              <w:jc w:val="center"/>
              <w:rPr>
                <w:rFonts w:ascii="Arial" w:hAnsi="Arial"/>
                <w:sz w:val="20"/>
                <w:szCs w:val="20"/>
                <w:lang w:eastAsia="it-IT"/>
              </w:rPr>
            </w:pPr>
          </w:p>
        </w:tc>
      </w:tr>
      <w:tr w:rsidRPr="00434310" w:rsidR="001B70F7" w:rsidTr="00D62F0F" w14:paraId="398F67EA" w14:textId="77777777">
        <w:trPr>
          <w:trHeight w:val="699"/>
        </w:trPr>
        <w:tc>
          <w:tcPr>
            <w:tcW w:w="849" w:type="pct"/>
            <w:vAlign w:val="center"/>
            <w:hideMark/>
          </w:tcPr>
          <w:p w:rsidRPr="000C03F0" w:rsidR="001B70F7" w:rsidP="00861D29" w:rsidRDefault="001B70F7" w14:paraId="0036CF43" w14:textId="77777777">
            <w:pPr>
              <w:spacing w:before="120" w:after="60"/>
              <w:jc w:val="center"/>
              <w:rPr>
                <w:rFonts w:ascii="Arial" w:hAnsi="Arial"/>
                <w:sz w:val="20"/>
                <w:szCs w:val="20"/>
                <w:lang w:eastAsia="it-IT"/>
              </w:rPr>
            </w:pPr>
            <w:r w:rsidRPr="000C03F0">
              <w:rPr>
                <w:rFonts w:ascii="Arial" w:hAnsi="Arial"/>
                <w:sz w:val="20"/>
                <w:szCs w:val="20"/>
                <w:lang w:eastAsia="it-IT"/>
              </w:rPr>
              <w:t>SVILUPPO SOFTWARE</w:t>
            </w:r>
          </w:p>
        </w:tc>
        <w:tc>
          <w:tcPr>
            <w:tcW w:w="447" w:type="pct"/>
            <w:vAlign w:val="center"/>
            <w:hideMark/>
          </w:tcPr>
          <w:p w:rsidRPr="000C03F0" w:rsidR="001B70F7" w:rsidP="00861D29" w:rsidRDefault="001B70F7" w14:paraId="51B9FBAE" w14:textId="77777777">
            <w:pPr>
              <w:spacing w:before="120" w:after="60"/>
              <w:jc w:val="center"/>
              <w:rPr>
                <w:rFonts w:ascii="Arial" w:hAnsi="Arial"/>
                <w:sz w:val="20"/>
                <w:szCs w:val="20"/>
                <w:lang w:eastAsia="it-IT"/>
              </w:rPr>
            </w:pPr>
            <w:r w:rsidRPr="000C03F0">
              <w:rPr>
                <w:rFonts w:ascii="Arial" w:hAnsi="Arial"/>
                <w:sz w:val="20"/>
                <w:szCs w:val="20"/>
                <w:lang w:eastAsia="it-IT"/>
              </w:rPr>
              <w:t>ATSC-SW.002.4</w:t>
            </w:r>
          </w:p>
        </w:tc>
        <w:tc>
          <w:tcPr>
            <w:tcW w:w="2227" w:type="pct"/>
            <w:vAlign w:val="center"/>
            <w:hideMark/>
          </w:tcPr>
          <w:p w:rsidRPr="000C03F0" w:rsidR="001B70F7" w:rsidP="00DA0DA8" w:rsidRDefault="001B70F7" w14:paraId="66F920D8" w14:textId="69B37D11">
            <w:pPr>
              <w:spacing w:before="60" w:after="60"/>
              <w:jc w:val="both"/>
              <w:rPr>
                <w:rFonts w:ascii="Arial" w:hAnsi="Arial"/>
                <w:sz w:val="20"/>
                <w:szCs w:val="20"/>
                <w:lang w:eastAsia="it-IT"/>
              </w:rPr>
            </w:pPr>
            <w:r w:rsidRPr="000C03F0">
              <w:rPr>
                <w:rFonts w:ascii="Arial" w:hAnsi="Arial"/>
                <w:sz w:val="20"/>
                <w:szCs w:val="20"/>
                <w:lang w:eastAsia="it-IT"/>
              </w:rPr>
              <w:t>Laddove tecnicamente possibile effettu</w:t>
            </w:r>
            <w:r w:rsidR="00107700">
              <w:rPr>
                <w:rFonts w:ascii="Arial" w:hAnsi="Arial"/>
                <w:sz w:val="20"/>
                <w:szCs w:val="20"/>
                <w:lang w:eastAsia="it-IT"/>
              </w:rPr>
              <w:t>a</w:t>
            </w:r>
            <w:r w:rsidRPr="000C03F0">
              <w:rPr>
                <w:rFonts w:ascii="Arial" w:hAnsi="Arial"/>
                <w:sz w:val="20"/>
                <w:szCs w:val="20"/>
                <w:lang w:eastAsia="it-IT"/>
              </w:rPr>
              <w:t>re la scansione del codice con tool automatici al fine di rilevare e sanare eventuali vulnerabilità.</w:t>
            </w:r>
          </w:p>
        </w:tc>
        <w:tc>
          <w:tcPr>
            <w:tcW w:w="739" w:type="pct"/>
            <w:vAlign w:val="center"/>
          </w:tcPr>
          <w:p w:rsidRPr="00435CF6" w:rsidR="001B70F7" w:rsidP="00861D29" w:rsidRDefault="001B70F7" w14:paraId="7E6DF680"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5B968C40" w14:textId="77777777">
            <w:pPr>
              <w:spacing w:before="120" w:after="60"/>
              <w:jc w:val="center"/>
              <w:rPr>
                <w:rFonts w:ascii="Arial" w:hAnsi="Arial"/>
                <w:sz w:val="20"/>
                <w:szCs w:val="20"/>
                <w:lang w:eastAsia="it-IT"/>
              </w:rPr>
            </w:pPr>
          </w:p>
        </w:tc>
      </w:tr>
      <w:tr w:rsidRPr="00434310" w:rsidR="001B70F7" w:rsidTr="00D62F0F" w14:paraId="3B2532E6" w14:textId="77777777">
        <w:trPr>
          <w:trHeight w:val="230"/>
        </w:trPr>
        <w:tc>
          <w:tcPr>
            <w:tcW w:w="849" w:type="pct"/>
            <w:vAlign w:val="center"/>
            <w:hideMark/>
          </w:tcPr>
          <w:p w:rsidRPr="000C03F0" w:rsidR="001B70F7" w:rsidP="00861D29" w:rsidRDefault="001B70F7" w14:paraId="4D924EBA" w14:textId="77777777">
            <w:pPr>
              <w:spacing w:before="120" w:after="60"/>
              <w:jc w:val="center"/>
              <w:rPr>
                <w:rFonts w:ascii="Arial" w:hAnsi="Arial"/>
                <w:sz w:val="20"/>
                <w:szCs w:val="20"/>
                <w:lang w:eastAsia="it-IT"/>
              </w:rPr>
            </w:pPr>
            <w:r w:rsidRPr="000C03F0">
              <w:rPr>
                <w:rFonts w:ascii="Arial" w:hAnsi="Arial"/>
                <w:sz w:val="20"/>
                <w:szCs w:val="20"/>
                <w:lang w:eastAsia="it-IT"/>
              </w:rPr>
              <w:t>TRACCIAMENTO</w:t>
            </w:r>
          </w:p>
        </w:tc>
        <w:tc>
          <w:tcPr>
            <w:tcW w:w="447" w:type="pct"/>
            <w:vAlign w:val="center"/>
            <w:hideMark/>
          </w:tcPr>
          <w:p w:rsidRPr="000C03F0" w:rsidR="001B70F7" w:rsidP="00861D29" w:rsidRDefault="001B70F7" w14:paraId="00E323CB" w14:textId="77777777">
            <w:pPr>
              <w:spacing w:before="120" w:after="60"/>
              <w:jc w:val="center"/>
              <w:rPr>
                <w:rFonts w:ascii="Arial" w:hAnsi="Arial"/>
                <w:sz w:val="20"/>
                <w:szCs w:val="20"/>
                <w:lang w:eastAsia="it-IT"/>
              </w:rPr>
            </w:pPr>
            <w:r w:rsidRPr="000C03F0">
              <w:rPr>
                <w:rFonts w:ascii="Arial" w:hAnsi="Arial"/>
                <w:sz w:val="20"/>
                <w:szCs w:val="20"/>
                <w:lang w:eastAsia="it-IT"/>
              </w:rPr>
              <w:t>TR.003.1</w:t>
            </w:r>
          </w:p>
        </w:tc>
        <w:tc>
          <w:tcPr>
            <w:tcW w:w="2227" w:type="pct"/>
            <w:vAlign w:val="center"/>
            <w:hideMark/>
          </w:tcPr>
          <w:p w:rsidR="00E05841" w:rsidP="00DA0DA8" w:rsidRDefault="001B70F7" w14:paraId="448134D5" w14:textId="77777777">
            <w:pPr>
              <w:spacing w:before="60" w:after="60"/>
              <w:jc w:val="both"/>
              <w:rPr>
                <w:rFonts w:ascii="Arial" w:hAnsi="Arial"/>
                <w:sz w:val="20"/>
                <w:szCs w:val="20"/>
                <w:lang w:eastAsia="it-IT"/>
              </w:rPr>
            </w:pPr>
            <w:r w:rsidRPr="000C03F0">
              <w:rPr>
                <w:rFonts w:ascii="Arial" w:hAnsi="Arial"/>
                <w:sz w:val="20"/>
                <w:szCs w:val="20"/>
                <w:lang w:eastAsia="it-IT"/>
              </w:rPr>
              <w:t xml:space="preserve">In presenza di servizi erogati da più sistemi o componenti applicative in catena (es. utilizzo di reverse proxy che effettuano il </w:t>
            </w:r>
            <w:proofErr w:type="spellStart"/>
            <w:r w:rsidRPr="000C03F0">
              <w:rPr>
                <w:rFonts w:ascii="Arial" w:hAnsi="Arial"/>
                <w:sz w:val="20"/>
                <w:szCs w:val="20"/>
                <w:lang w:eastAsia="it-IT"/>
              </w:rPr>
              <w:t>redirect</w:t>
            </w:r>
            <w:proofErr w:type="spellEnd"/>
            <w:r w:rsidRPr="000C03F0">
              <w:rPr>
                <w:rFonts w:ascii="Arial" w:hAnsi="Arial"/>
                <w:sz w:val="20"/>
                <w:szCs w:val="20"/>
                <w:lang w:eastAsia="it-IT"/>
              </w:rPr>
              <w:t xml:space="preserve"> su applicazioni web), su cui l'Utente applicativo o l’Addetto IT accede direttamente o indirettamente, i file di tracciamento registrati sulle componenti coinvolte devono:</w:t>
            </w:r>
          </w:p>
          <w:p w:rsidR="00E05841" w:rsidP="00DA0DA8" w:rsidRDefault="001B70F7" w14:paraId="193B91B5" w14:textId="77777777">
            <w:pPr>
              <w:spacing w:before="60" w:after="60"/>
              <w:jc w:val="both"/>
              <w:rPr>
                <w:rFonts w:ascii="Arial" w:hAnsi="Arial"/>
                <w:sz w:val="20"/>
                <w:szCs w:val="20"/>
                <w:lang w:eastAsia="it-IT"/>
              </w:rPr>
            </w:pPr>
            <w:r w:rsidRPr="000C03F0">
              <w:rPr>
                <w:rFonts w:ascii="Arial" w:hAnsi="Arial"/>
                <w:sz w:val="20"/>
                <w:szCs w:val="20"/>
                <w:lang w:eastAsia="it-IT"/>
              </w:rPr>
              <w:t>- consentire di ricostruire gli accessi (e, ove richiesto, le attività) svolti end to end dagli Utenti Applicativi o dagli Addetti IT, ad esempio mediante la memorizzazione in tutta la catena dei log di un identificativo univoco di sessione (o altro parametro tecnico univoco di correlazione);</w:t>
            </w:r>
          </w:p>
          <w:p w:rsidRPr="000C03F0" w:rsidR="001B70F7" w:rsidP="00DA0DA8" w:rsidRDefault="001B70F7" w14:paraId="24E0DDA4" w14:textId="2BD4AE9D">
            <w:pPr>
              <w:spacing w:before="60" w:after="60"/>
              <w:jc w:val="both"/>
              <w:rPr>
                <w:rFonts w:ascii="Arial" w:hAnsi="Arial"/>
                <w:sz w:val="20"/>
                <w:szCs w:val="20"/>
                <w:lang w:eastAsia="it-IT"/>
              </w:rPr>
            </w:pPr>
            <w:r w:rsidRPr="000C03F0">
              <w:rPr>
                <w:rFonts w:ascii="Arial" w:hAnsi="Arial"/>
                <w:sz w:val="20"/>
                <w:szCs w:val="20"/>
                <w:lang w:eastAsia="it-IT"/>
              </w:rPr>
              <w:t>- preservare l'indirizzo IP del client dell'Utente o Addetto IT su tutta la catena dei log o, in alternativa, nei casi di infattibilità tecnica, garantire la possibilità di risalire a tale informazione, sui log a valle, tramite correlazione dell'identificativo univoco di sessione (o altro parametro tecnico univoco di correlazione).</w:t>
            </w:r>
          </w:p>
        </w:tc>
        <w:tc>
          <w:tcPr>
            <w:tcW w:w="739" w:type="pct"/>
            <w:vAlign w:val="center"/>
          </w:tcPr>
          <w:p w:rsidRPr="00435CF6" w:rsidR="001B70F7" w:rsidP="00861D29" w:rsidRDefault="001B70F7" w14:paraId="61A3AD93"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5F46D34E" w14:textId="77777777">
            <w:pPr>
              <w:spacing w:before="120" w:after="60"/>
              <w:jc w:val="center"/>
              <w:rPr>
                <w:rFonts w:ascii="Arial" w:hAnsi="Arial"/>
                <w:sz w:val="20"/>
                <w:szCs w:val="20"/>
                <w:lang w:eastAsia="it-IT"/>
              </w:rPr>
            </w:pPr>
          </w:p>
        </w:tc>
      </w:tr>
      <w:tr w:rsidRPr="00434310" w:rsidR="001B70F7" w:rsidTr="00D62F0F" w14:paraId="21AD6903" w14:textId="77777777">
        <w:trPr>
          <w:trHeight w:val="808"/>
        </w:trPr>
        <w:tc>
          <w:tcPr>
            <w:tcW w:w="849" w:type="pct"/>
            <w:vAlign w:val="center"/>
            <w:hideMark/>
          </w:tcPr>
          <w:p w:rsidRPr="000C03F0" w:rsidR="001B70F7" w:rsidP="00861D29" w:rsidRDefault="001B70F7" w14:paraId="1D1E7A0C" w14:textId="77777777">
            <w:pPr>
              <w:spacing w:before="120" w:after="60"/>
              <w:jc w:val="center"/>
              <w:rPr>
                <w:rFonts w:ascii="Arial" w:hAnsi="Arial"/>
                <w:sz w:val="20"/>
                <w:szCs w:val="20"/>
                <w:lang w:eastAsia="it-IT"/>
              </w:rPr>
            </w:pPr>
            <w:r w:rsidRPr="000C03F0">
              <w:rPr>
                <w:rFonts w:ascii="Arial" w:hAnsi="Arial"/>
                <w:sz w:val="20"/>
                <w:szCs w:val="20"/>
                <w:lang w:eastAsia="it-IT"/>
              </w:rPr>
              <w:t>TRACCIAMENTO</w:t>
            </w:r>
          </w:p>
        </w:tc>
        <w:tc>
          <w:tcPr>
            <w:tcW w:w="447" w:type="pct"/>
            <w:vAlign w:val="center"/>
            <w:hideMark/>
          </w:tcPr>
          <w:p w:rsidRPr="000C03F0" w:rsidR="001B70F7" w:rsidP="00861D29" w:rsidRDefault="001B70F7" w14:paraId="353CE5B1" w14:textId="77777777">
            <w:pPr>
              <w:spacing w:before="120" w:after="60"/>
              <w:jc w:val="center"/>
              <w:rPr>
                <w:rFonts w:ascii="Arial" w:hAnsi="Arial"/>
                <w:sz w:val="20"/>
                <w:szCs w:val="20"/>
                <w:lang w:eastAsia="it-IT"/>
              </w:rPr>
            </w:pPr>
            <w:r w:rsidRPr="000C03F0">
              <w:rPr>
                <w:rFonts w:ascii="Arial" w:hAnsi="Arial"/>
                <w:sz w:val="20"/>
                <w:szCs w:val="20"/>
                <w:lang w:eastAsia="it-IT"/>
              </w:rPr>
              <w:t>TR.007.1</w:t>
            </w:r>
          </w:p>
        </w:tc>
        <w:tc>
          <w:tcPr>
            <w:tcW w:w="2227" w:type="pct"/>
            <w:vAlign w:val="center"/>
            <w:hideMark/>
          </w:tcPr>
          <w:p w:rsidRPr="000C03F0" w:rsidR="001B70F7" w:rsidP="00DA0DA8" w:rsidRDefault="001B70F7" w14:paraId="7C448E24" w14:textId="77777777">
            <w:pPr>
              <w:spacing w:before="60" w:after="60"/>
              <w:jc w:val="both"/>
              <w:rPr>
                <w:rFonts w:ascii="Arial" w:hAnsi="Arial"/>
                <w:sz w:val="20"/>
                <w:szCs w:val="20"/>
                <w:lang w:eastAsia="it-IT"/>
              </w:rPr>
            </w:pPr>
            <w:r w:rsidRPr="000C03F0">
              <w:rPr>
                <w:rFonts w:ascii="Arial" w:hAnsi="Arial"/>
                <w:sz w:val="20"/>
                <w:szCs w:val="20"/>
                <w:lang w:eastAsia="it-IT"/>
              </w:rPr>
              <w:t>Devono essere adottati sul sistema metodi di sincronizzazione a riferimenti temporali standard che garantiscono la completezza e la correttezza delle informazioni temporali associate ai trattamenti svolti.</w:t>
            </w:r>
          </w:p>
        </w:tc>
        <w:tc>
          <w:tcPr>
            <w:tcW w:w="739" w:type="pct"/>
            <w:vAlign w:val="center"/>
          </w:tcPr>
          <w:p w:rsidRPr="00435CF6" w:rsidR="001B70F7" w:rsidP="00861D29" w:rsidRDefault="001B70F7" w14:paraId="6D0DE8EC" w14:textId="77777777">
            <w:pPr>
              <w:spacing w:before="120" w:after="60"/>
              <w:jc w:val="center"/>
              <w:rPr>
                <w:rFonts w:ascii="Arial" w:hAnsi="Arial"/>
                <w:sz w:val="20"/>
                <w:szCs w:val="20"/>
                <w:lang w:eastAsia="it-IT"/>
              </w:rPr>
            </w:pPr>
          </w:p>
        </w:tc>
        <w:tc>
          <w:tcPr>
            <w:tcW w:w="738" w:type="pct"/>
            <w:vAlign w:val="center"/>
          </w:tcPr>
          <w:p w:rsidRPr="00435CF6" w:rsidR="001B70F7" w:rsidP="00861D29" w:rsidRDefault="001B70F7" w14:paraId="49AD8AAA" w14:textId="77777777">
            <w:pPr>
              <w:spacing w:before="120" w:after="60"/>
              <w:jc w:val="center"/>
              <w:rPr>
                <w:rFonts w:ascii="Arial" w:hAnsi="Arial"/>
                <w:sz w:val="20"/>
                <w:szCs w:val="20"/>
                <w:lang w:eastAsia="it-IT"/>
              </w:rPr>
            </w:pPr>
          </w:p>
        </w:tc>
      </w:tr>
    </w:tbl>
    <w:p w:rsidRPr="003365CF" w:rsidR="00366A4E" w:rsidP="003365CF" w:rsidRDefault="00366A4E" w14:paraId="69941FBA" w14:textId="77777777">
      <w:pPr>
        <w:spacing w:before="120" w:after="60"/>
        <w:jc w:val="both"/>
        <w:rPr>
          <w:rFonts w:ascii="Arial" w:hAnsi="Arial"/>
          <w:szCs w:val="20"/>
          <w:lang w:eastAsia="it-IT"/>
        </w:rPr>
      </w:pPr>
    </w:p>
    <w:p w:rsidR="00BA0DDE" w:rsidP="004D0FA7" w:rsidRDefault="00BA0DDE" w14:paraId="12B3E72F" w14:textId="0D20781F">
      <w:pPr>
        <w:pStyle w:val="Corpotesto"/>
        <w:numPr>
          <w:ilvl w:val="1"/>
          <w:numId w:val="9"/>
        </w:numPr>
        <w:outlineLvl w:val="2"/>
        <w:rPr>
          <w:b/>
          <w:u w:val="single"/>
        </w:rPr>
      </w:pPr>
      <w:r w:rsidRPr="00BA0DDE">
        <w:rPr>
          <w:b/>
        </w:rPr>
        <w:t>Perimetro “231/reati informatici”</w:t>
      </w:r>
      <w:bookmarkEnd w:id="52"/>
      <w:r w:rsidR="002E2D91">
        <w:rPr>
          <w:b/>
        </w:rPr>
        <w:t xml:space="preserve"> </w:t>
      </w:r>
      <w:r w:rsidR="008E3C5D">
        <w:rPr>
          <w:b/>
        </w:rPr>
        <w:t xml:space="preserve">e/o </w:t>
      </w:r>
      <w:r w:rsidRPr="00BA0DDE" w:rsidR="008E3C5D">
        <w:rPr>
          <w:b/>
        </w:rPr>
        <w:t>Perimetro Dati Personali</w:t>
      </w:r>
      <w:r w:rsidR="002903F3">
        <w:rPr>
          <w:b/>
        </w:rPr>
        <w:t xml:space="preserve"> </w:t>
      </w:r>
      <w:r w:rsidRPr="002E2D91" w:rsidR="002E2D91">
        <w:rPr>
          <w:b/>
          <w:highlight w:val="yellow"/>
          <w:u w:val="single"/>
        </w:rPr>
        <w:t>(</w:t>
      </w:r>
      <w:r w:rsidR="001E3D12">
        <w:rPr>
          <w:b/>
          <w:highlight w:val="yellow"/>
          <w:u w:val="single"/>
        </w:rPr>
        <w:t xml:space="preserve">perimetro </w:t>
      </w:r>
      <w:r w:rsidR="005B03DB">
        <w:rPr>
          <w:b/>
          <w:highlight w:val="yellow"/>
          <w:u w:val="single"/>
        </w:rPr>
        <w:t>sempre obbligatorio</w:t>
      </w:r>
      <w:r w:rsidRPr="002E2D91" w:rsidR="002E2D91">
        <w:rPr>
          <w:b/>
          <w:highlight w:val="yellow"/>
          <w:u w:val="single"/>
        </w:rPr>
        <w:t>)</w:t>
      </w:r>
    </w:p>
    <w:p w:rsidR="00C615A1" w:rsidP="006C6EC0" w:rsidRDefault="003E18EF" w14:paraId="46CFD2D6" w14:textId="77777777">
      <w:pPr>
        <w:pStyle w:val="Corpotesto"/>
        <w:rPr>
          <w:rFonts w:cs="Arial"/>
          <w:szCs w:val="24"/>
          <w:lang w:eastAsia="en-US"/>
        </w:rPr>
      </w:pPr>
      <w:r>
        <w:rPr>
          <w:rFonts w:cs="Arial"/>
          <w:szCs w:val="24"/>
          <w:lang w:eastAsia="en-US"/>
        </w:rPr>
        <w:t>Questo perimetro è c</w:t>
      </w:r>
      <w:r w:rsidRPr="00FF33E4" w:rsidR="00FF33E4">
        <w:rPr>
          <w:rFonts w:cs="Arial"/>
          <w:szCs w:val="24"/>
          <w:lang w:eastAsia="en-US"/>
        </w:rPr>
        <w:t>omposto da</w:t>
      </w:r>
      <w:r>
        <w:rPr>
          <w:rFonts w:cs="Arial"/>
          <w:szCs w:val="24"/>
          <w:lang w:eastAsia="en-US"/>
        </w:rPr>
        <w:t xml:space="preserve"> </w:t>
      </w:r>
      <w:r w:rsidRPr="00FF33E4" w:rsidR="00FF33E4">
        <w:rPr>
          <w:rFonts w:cs="Arial"/>
          <w:szCs w:val="24"/>
          <w:lang w:eastAsia="en-US"/>
        </w:rPr>
        <w:t>piattaforme che</w:t>
      </w:r>
      <w:r w:rsidR="00C615A1">
        <w:rPr>
          <w:rFonts w:cs="Arial"/>
          <w:szCs w:val="24"/>
          <w:lang w:eastAsia="en-US"/>
        </w:rPr>
        <w:t>:</w:t>
      </w:r>
    </w:p>
    <w:p w:rsidR="00C615A1" w:rsidRDefault="006C6EC0" w14:paraId="4C983561" w14:textId="77777777">
      <w:pPr>
        <w:pStyle w:val="Corpotesto"/>
        <w:numPr>
          <w:ilvl w:val="0"/>
          <w:numId w:val="10"/>
        </w:numPr>
      </w:pPr>
      <w:r>
        <w:rPr>
          <w:rFonts w:cs="Arial"/>
          <w:szCs w:val="24"/>
          <w:lang w:eastAsia="en-US"/>
        </w:rPr>
        <w:t>non</w:t>
      </w:r>
      <w:r w:rsidRPr="00FF33E4" w:rsidR="00FF33E4">
        <w:rPr>
          <w:rFonts w:cs="Arial"/>
          <w:szCs w:val="24"/>
          <w:lang w:eastAsia="en-US"/>
        </w:rPr>
        <w:t xml:space="preserve"> trattano </w:t>
      </w:r>
      <w:r>
        <w:rPr>
          <w:rFonts w:cs="Arial"/>
          <w:szCs w:val="24"/>
          <w:lang w:eastAsia="en-US"/>
        </w:rPr>
        <w:t>dati personali</w:t>
      </w:r>
      <w:r w:rsidR="003E18EF">
        <w:rPr>
          <w:rFonts w:cs="Arial"/>
          <w:szCs w:val="24"/>
          <w:lang w:eastAsia="en-US"/>
        </w:rPr>
        <w:t xml:space="preserve">. </w:t>
      </w:r>
      <w:r w:rsidR="003E18EF">
        <w:t xml:space="preserve">Il Modello Organizzativo e la relativa Policy TIM prevedono una rilevanza a medio rischio reato </w:t>
      </w:r>
      <w:proofErr w:type="spellStart"/>
      <w:r w:rsidR="003E18EF">
        <w:t>D.Lgs</w:t>
      </w:r>
      <w:proofErr w:type="spellEnd"/>
      <w:r w:rsidR="003E18EF">
        <w:t xml:space="preserve"> 231/01 – Reati informatici.</w:t>
      </w:r>
    </w:p>
    <w:p w:rsidR="00085AE5" w:rsidRDefault="00085AE5" w14:paraId="3B2ABD09" w14:textId="77777777">
      <w:pPr>
        <w:pStyle w:val="Corpotesto"/>
        <w:numPr>
          <w:ilvl w:val="0"/>
          <w:numId w:val="10"/>
        </w:numPr>
      </w:pPr>
      <w:r w:rsidRPr="00085AE5">
        <w:t>trattano i Dati Personali “comuni”. «dato personale»: qualsiasi informazione riguardante una persona fisica identificata o identificabile («interessato»); si considera identificabile la persona fisica che può essere identificata, direttamente o indirettamente, con particolare riferimento a un identificativo come il nome, un numero di identificazione, dati relativi all'ubicazione, un identificativo online o a uno o più elementi caratteristici della sua identità fisica, fisiologica, genetica, psichica, economica, culturale o sociale.</w:t>
      </w:r>
    </w:p>
    <w:p w:rsidR="000E70F0" w:rsidP="00E94D1E" w:rsidRDefault="000E70F0" w14:paraId="6C5F163D" w14:textId="110DE266">
      <w:pPr>
        <w:pStyle w:val="Corpotesto"/>
        <w:rPr>
          <w:rFonts w:cs="Arial"/>
          <w:szCs w:val="24"/>
          <w:lang w:eastAsia="en-US"/>
        </w:rPr>
      </w:pPr>
      <w:bookmarkStart w:name="_Hlk5284841" w:id="55"/>
      <w:r w:rsidRPr="00FF33E4">
        <w:rPr>
          <w:rFonts w:cs="Arial"/>
          <w:szCs w:val="24"/>
          <w:lang w:eastAsia="en-US"/>
        </w:rPr>
        <w:t xml:space="preserve">Laddove applicabile, all’interno del </w:t>
      </w:r>
      <w:r w:rsidRPr="00FF33E4" w:rsidR="000E6206">
        <w:rPr>
          <w:rFonts w:cs="Arial"/>
          <w:szCs w:val="24"/>
          <w:lang w:eastAsia="en-US"/>
        </w:rPr>
        <w:t xml:space="preserve">testo </w:t>
      </w:r>
      <w:r w:rsidRPr="00FF33E4">
        <w:rPr>
          <w:rFonts w:cs="Arial"/>
          <w:szCs w:val="24"/>
          <w:lang w:eastAsia="en-US"/>
        </w:rPr>
        <w:t>requisito</w:t>
      </w:r>
      <w:r w:rsidRPr="00FF33E4" w:rsidR="00766E91">
        <w:rPr>
          <w:rFonts w:cs="Arial"/>
          <w:szCs w:val="24"/>
          <w:lang w:eastAsia="en-US"/>
        </w:rPr>
        <w:t>, è indicata</w:t>
      </w:r>
      <w:r w:rsidRPr="00FF33E4">
        <w:rPr>
          <w:rFonts w:cs="Arial"/>
          <w:szCs w:val="24"/>
          <w:lang w:eastAsia="en-US"/>
        </w:rPr>
        <w:t xml:space="preserve"> </w:t>
      </w:r>
      <w:r w:rsidRPr="00FF33E4" w:rsidR="00E94D1E">
        <w:rPr>
          <w:rFonts w:cs="Arial"/>
          <w:szCs w:val="24"/>
          <w:lang w:eastAsia="en-US"/>
        </w:rPr>
        <w:t>la corrispondente mis</w:t>
      </w:r>
      <w:r w:rsidR="00E94D1E">
        <w:rPr>
          <w:rFonts w:cs="Arial"/>
          <w:szCs w:val="24"/>
          <w:lang w:eastAsia="en-US"/>
        </w:rPr>
        <w:t xml:space="preserve">ura minima </w:t>
      </w:r>
      <w:proofErr w:type="spellStart"/>
      <w:r w:rsidR="00E94D1E">
        <w:rPr>
          <w:rFonts w:cs="Arial"/>
          <w:szCs w:val="24"/>
          <w:lang w:eastAsia="en-US"/>
        </w:rPr>
        <w:t>Agid</w:t>
      </w:r>
      <w:proofErr w:type="spellEnd"/>
      <w:r w:rsidR="00E94D1E">
        <w:rPr>
          <w:rFonts w:cs="Arial"/>
          <w:szCs w:val="24"/>
          <w:lang w:eastAsia="en-US"/>
        </w:rPr>
        <w:t xml:space="preserve"> soddisfatta attraverso</w:t>
      </w:r>
      <w:r w:rsidR="008A3843">
        <w:rPr>
          <w:rFonts w:cs="Arial"/>
          <w:szCs w:val="24"/>
          <w:lang w:eastAsia="en-US"/>
        </w:rPr>
        <w:t xml:space="preserve"> </w:t>
      </w:r>
      <w:r w:rsidR="008A3843">
        <w:t>la nomenclatura ABSC (</w:t>
      </w:r>
      <w:proofErr w:type="spellStart"/>
      <w:r w:rsidR="008A3843">
        <w:t>Agid</w:t>
      </w:r>
      <w:proofErr w:type="spellEnd"/>
      <w:r w:rsidR="008A3843">
        <w:t xml:space="preserve"> Basic Security </w:t>
      </w:r>
      <w:proofErr w:type="spellStart"/>
      <w:r w:rsidR="008A3843">
        <w:t>Controll</w:t>
      </w:r>
      <w:proofErr w:type="spellEnd"/>
      <w:r w:rsidR="008A3843">
        <w:t xml:space="preserve">), cioè con </w:t>
      </w:r>
      <w:r w:rsidR="00E94D1E">
        <w:t xml:space="preserve">identificatore gerarchico a tre livelli </w:t>
      </w:r>
      <w:proofErr w:type="spellStart"/>
      <w:proofErr w:type="gramStart"/>
      <w:r w:rsidR="00E94D1E">
        <w:t>x,y</w:t>
      </w:r>
      <w:proofErr w:type="gramEnd"/>
      <w:r w:rsidR="00E94D1E">
        <w:t>.z</w:t>
      </w:r>
      <w:proofErr w:type="spellEnd"/>
      <w:r w:rsidR="00E94D1E">
        <w:t xml:space="preserve"> preceduti dalla lettera M per indicare la misura come minima (</w:t>
      </w:r>
      <w:r w:rsidRPr="00FF33E4">
        <w:rPr>
          <w:rFonts w:cs="Arial"/>
          <w:b/>
          <w:szCs w:val="24"/>
          <w:lang w:eastAsia="en-US"/>
        </w:rPr>
        <w:t>[M].</w:t>
      </w:r>
      <w:proofErr w:type="spellStart"/>
      <w:r w:rsidRPr="00FF33E4">
        <w:rPr>
          <w:rFonts w:cs="Arial"/>
          <w:b/>
          <w:szCs w:val="24"/>
          <w:lang w:eastAsia="en-US"/>
        </w:rPr>
        <w:t>x.y.z</w:t>
      </w:r>
      <w:proofErr w:type="spellEnd"/>
      <w:r w:rsidRPr="00E94D1E" w:rsidR="00E94D1E">
        <w:rPr>
          <w:rFonts w:cs="Arial"/>
          <w:szCs w:val="24"/>
          <w:lang w:eastAsia="en-US"/>
        </w:rPr>
        <w:t>).</w:t>
      </w:r>
      <w:bookmarkEnd w:id="55"/>
    </w:p>
    <w:p w:rsidRPr="00E94D1E" w:rsidR="00DA0DA8" w:rsidP="00E94D1E" w:rsidRDefault="00DA0DA8" w14:paraId="5C26FA39" w14:textId="77777777">
      <w:pPr>
        <w:pStyle w:val="Corpotesto"/>
      </w:pPr>
    </w:p>
    <w:tbl>
      <w:tblPr>
        <w:tblW w:w="5000" w:type="pct"/>
        <w:tblCellMar>
          <w:left w:w="70" w:type="dxa"/>
          <w:right w:w="70" w:type="dxa"/>
        </w:tblCellMar>
        <w:tblLook w:val="04A0" w:firstRow="1" w:lastRow="0" w:firstColumn="1" w:lastColumn="0" w:noHBand="0" w:noVBand="1"/>
      </w:tblPr>
      <w:tblGrid>
        <w:gridCol w:w="1485"/>
        <w:gridCol w:w="1684"/>
        <w:gridCol w:w="4400"/>
        <w:gridCol w:w="1441"/>
        <w:gridCol w:w="1441"/>
      </w:tblGrid>
      <w:tr w:rsidRPr="000C0662" w:rsidR="00E21134" w:rsidTr="00DA0DA8" w14:paraId="1AA5EC36" w14:textId="0A46013F">
        <w:trPr>
          <w:trHeight w:val="825"/>
          <w:tblHeader/>
        </w:trPr>
        <w:tc>
          <w:tcPr>
            <w:tcW w:w="581"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00E05841" w:rsidRDefault="00E21134" w14:paraId="4BBABDC6" w14:textId="77777777">
            <w:pPr>
              <w:jc w:val="center"/>
              <w:rPr>
                <w:rFonts w:ascii="Arial" w:hAnsi="Arial" w:cs="Arial"/>
                <w:b/>
                <w:bCs/>
                <w:color w:val="FFFFFF"/>
                <w:sz w:val="20"/>
                <w:szCs w:val="20"/>
              </w:rPr>
            </w:pPr>
            <w:r w:rsidRPr="005D3564">
              <w:rPr>
                <w:rFonts w:ascii="Arial" w:hAnsi="Arial" w:cs="Arial"/>
                <w:b/>
                <w:bCs/>
                <w:color w:val="FFFFFF"/>
                <w:sz w:val="20"/>
                <w:szCs w:val="20"/>
              </w:rPr>
              <w:t>ID</w:t>
            </w:r>
          </w:p>
          <w:p w:rsidRPr="005D3564" w:rsidR="00E21134" w:rsidRDefault="00E21134" w14:paraId="1AB8B431" w14:textId="7F03B16E">
            <w:pPr>
              <w:jc w:val="center"/>
              <w:rPr>
                <w:rFonts w:ascii="Arial" w:hAnsi="Arial" w:cs="Arial"/>
                <w:b/>
                <w:bCs/>
                <w:color w:val="FFFFFF"/>
                <w:sz w:val="20"/>
                <w:szCs w:val="20"/>
                <w:lang w:eastAsia="it-IT"/>
              </w:rPr>
            </w:pPr>
            <w:r w:rsidRPr="005D3564">
              <w:rPr>
                <w:rFonts w:ascii="Arial" w:hAnsi="Arial" w:cs="Arial"/>
                <w:b/>
                <w:bCs/>
                <w:color w:val="FFFFFF"/>
                <w:sz w:val="20"/>
                <w:szCs w:val="20"/>
              </w:rPr>
              <w:t>MISURA</w:t>
            </w:r>
          </w:p>
        </w:tc>
        <w:tc>
          <w:tcPr>
            <w:tcW w:w="845" w:type="pct"/>
            <w:tcBorders>
              <w:top w:val="single" w:color="auto" w:sz="4" w:space="0"/>
              <w:left w:val="nil"/>
              <w:bottom w:val="single" w:color="auto" w:sz="4" w:space="0"/>
              <w:right w:val="single" w:color="auto" w:sz="4" w:space="0"/>
            </w:tcBorders>
            <w:shd w:val="clear" w:color="000000" w:fill="7B7B7B"/>
            <w:vAlign w:val="center"/>
            <w:hideMark/>
          </w:tcPr>
          <w:p w:rsidRPr="005D3564" w:rsidR="00E21134" w:rsidRDefault="00E21134" w14:paraId="3AE58588" w14:textId="77777777">
            <w:pPr>
              <w:jc w:val="center"/>
              <w:rPr>
                <w:rFonts w:ascii="Arial" w:hAnsi="Arial" w:cs="Arial"/>
                <w:b/>
                <w:bCs/>
                <w:color w:val="FFFFFF"/>
                <w:sz w:val="20"/>
                <w:szCs w:val="20"/>
              </w:rPr>
            </w:pPr>
            <w:r w:rsidRPr="005D3564">
              <w:rPr>
                <w:rFonts w:ascii="Arial" w:hAnsi="Arial" w:cs="Arial"/>
                <w:b/>
                <w:bCs/>
                <w:color w:val="FFFFFF"/>
                <w:sz w:val="20"/>
                <w:szCs w:val="20"/>
              </w:rPr>
              <w:t xml:space="preserve">Categoria </w:t>
            </w:r>
            <w:proofErr w:type="spellStart"/>
            <w:r w:rsidRPr="005D3564">
              <w:rPr>
                <w:rFonts w:ascii="Arial" w:hAnsi="Arial" w:cs="Arial"/>
                <w:b/>
                <w:bCs/>
                <w:color w:val="FFFFFF"/>
                <w:sz w:val="20"/>
                <w:szCs w:val="20"/>
              </w:rPr>
              <w:t>Mimip</w:t>
            </w:r>
            <w:proofErr w:type="spellEnd"/>
          </w:p>
        </w:tc>
        <w:tc>
          <w:tcPr>
            <w:tcW w:w="2144" w:type="pct"/>
            <w:tcBorders>
              <w:top w:val="single" w:color="auto" w:sz="4" w:space="0"/>
              <w:left w:val="nil"/>
              <w:bottom w:val="single" w:color="auto" w:sz="4" w:space="0"/>
              <w:right w:val="single" w:color="auto" w:sz="4" w:space="0"/>
            </w:tcBorders>
            <w:shd w:val="clear" w:color="000000" w:fill="92D050"/>
            <w:vAlign w:val="center"/>
            <w:hideMark/>
          </w:tcPr>
          <w:p w:rsidRPr="005D3564" w:rsidR="00E21134" w:rsidP="009103F3" w:rsidRDefault="00E21134" w14:paraId="1240820F" w14:textId="77777777">
            <w:pPr>
              <w:spacing w:before="60" w:after="60"/>
              <w:jc w:val="center"/>
              <w:rPr>
                <w:rFonts w:ascii="Arial" w:hAnsi="Arial" w:cs="Arial"/>
                <w:b/>
                <w:bCs/>
                <w:sz w:val="20"/>
                <w:szCs w:val="20"/>
              </w:rPr>
            </w:pPr>
            <w:r w:rsidRPr="005D3564">
              <w:rPr>
                <w:rFonts w:ascii="Arial" w:hAnsi="Arial" w:cs="Arial"/>
                <w:b/>
                <w:bCs/>
                <w:sz w:val="20"/>
                <w:szCs w:val="20"/>
              </w:rPr>
              <w:t>Testo requisito</w:t>
            </w:r>
          </w:p>
        </w:tc>
        <w:tc>
          <w:tcPr>
            <w:tcW w:w="715" w:type="pct"/>
            <w:tcBorders>
              <w:top w:val="single" w:color="auto" w:sz="4" w:space="0"/>
              <w:left w:val="nil"/>
              <w:bottom w:val="single" w:color="auto" w:sz="4" w:space="0"/>
              <w:right w:val="single" w:color="auto" w:sz="4" w:space="0"/>
            </w:tcBorders>
            <w:shd w:val="clear" w:color="000000" w:fill="92D050"/>
            <w:vAlign w:val="center"/>
            <w:hideMark/>
          </w:tcPr>
          <w:p w:rsidRPr="00870976" w:rsidR="00E21134" w:rsidP="00D51CDA" w:rsidRDefault="00797EA0" w14:paraId="4FCA3025" w14:textId="5C6CA295">
            <w:pPr>
              <w:jc w:val="center"/>
              <w:rPr>
                <w:rFonts w:ascii="Arial" w:hAnsi="Arial" w:cs="Arial"/>
                <w:b/>
                <w:bCs/>
                <w:sz w:val="20"/>
                <w:szCs w:val="20"/>
              </w:rPr>
            </w:pPr>
            <w:r>
              <w:rPr>
                <w:rFonts w:ascii="Arial" w:hAnsi="Arial" w:cs="Arial"/>
                <w:b/>
                <w:bCs/>
                <w:sz w:val="20"/>
                <w:szCs w:val="20"/>
              </w:rPr>
              <w:t>Responsabile 1</w:t>
            </w:r>
          </w:p>
        </w:tc>
        <w:tc>
          <w:tcPr>
            <w:tcW w:w="715" w:type="pct"/>
            <w:tcBorders>
              <w:top w:val="single" w:color="auto" w:sz="4" w:space="0"/>
              <w:left w:val="nil"/>
              <w:bottom w:val="single" w:color="auto" w:sz="4" w:space="0"/>
              <w:right w:val="single" w:color="auto" w:sz="4" w:space="0"/>
            </w:tcBorders>
            <w:shd w:val="clear" w:color="000000" w:fill="92D050"/>
            <w:vAlign w:val="center"/>
          </w:tcPr>
          <w:p w:rsidRPr="00870976" w:rsidR="00E21134" w:rsidP="00D51CDA" w:rsidRDefault="00797EA0" w14:paraId="3AAA9418" w14:textId="7501E397">
            <w:pPr>
              <w:jc w:val="center"/>
              <w:rPr>
                <w:rFonts w:ascii="Arial" w:hAnsi="Arial" w:cs="Arial"/>
                <w:b/>
                <w:bCs/>
                <w:sz w:val="20"/>
                <w:szCs w:val="20"/>
              </w:rPr>
            </w:pPr>
            <w:r>
              <w:rPr>
                <w:rFonts w:ascii="Arial" w:hAnsi="Arial" w:cs="Arial"/>
                <w:b/>
                <w:bCs/>
                <w:sz w:val="20"/>
                <w:szCs w:val="20"/>
              </w:rPr>
              <w:t>Responsabile 2</w:t>
            </w:r>
          </w:p>
        </w:tc>
      </w:tr>
      <w:tr w:rsidRPr="000C0662" w:rsidR="00E21134" w:rsidTr="009103F3" w14:paraId="1AAF4209" w14:textId="3D003E20">
        <w:trPr>
          <w:trHeight w:val="88"/>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A639541" w14:textId="77777777">
            <w:pPr>
              <w:jc w:val="center"/>
              <w:rPr>
                <w:rFonts w:ascii="Arial" w:hAnsi="Arial" w:cs="Arial"/>
                <w:sz w:val="20"/>
                <w:szCs w:val="20"/>
              </w:rPr>
            </w:pPr>
            <w:r w:rsidRPr="00870976">
              <w:rPr>
                <w:rFonts w:ascii="Arial" w:hAnsi="Arial" w:cs="Arial"/>
                <w:sz w:val="20"/>
                <w:szCs w:val="20"/>
              </w:rPr>
              <w:t>CdC-ICT.003.1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961BCF4"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000000" w:fill="FFFFFF"/>
            <w:vAlign w:val="center"/>
            <w:hideMark/>
          </w:tcPr>
          <w:p w:rsidRPr="00870976" w:rsidR="00E21134" w:rsidP="009103F3" w:rsidRDefault="00E21134" w14:paraId="059A840F" w14:textId="73C59706">
            <w:pPr>
              <w:spacing w:before="60" w:after="60"/>
              <w:jc w:val="both"/>
              <w:rPr>
                <w:rFonts w:ascii="Arial" w:hAnsi="Arial" w:cs="Arial"/>
                <w:sz w:val="20"/>
                <w:szCs w:val="20"/>
              </w:rPr>
            </w:pPr>
            <w:r w:rsidRPr="00870976">
              <w:rPr>
                <w:rFonts w:ascii="Arial" w:hAnsi="Arial" w:cs="Arial"/>
                <w:sz w:val="20"/>
                <w:szCs w:val="20"/>
              </w:rPr>
              <w:t xml:space="preserve">Le piattaforme e gli apparati </w:t>
            </w:r>
            <w:r w:rsidR="004B6DA5">
              <w:rPr>
                <w:rFonts w:ascii="Arial" w:hAnsi="Arial" w:cs="Arial"/>
                <w:sz w:val="20"/>
                <w:szCs w:val="20"/>
              </w:rPr>
              <w:t>in DC</w:t>
            </w:r>
            <w:r w:rsidR="001F28A0">
              <w:rPr>
                <w:rFonts w:ascii="Arial" w:hAnsi="Arial" w:cs="Arial"/>
                <w:sz w:val="20"/>
                <w:szCs w:val="20"/>
              </w:rPr>
              <w:t xml:space="preserve"> TIM</w:t>
            </w:r>
            <w:r w:rsidR="004B6DA5">
              <w:rPr>
                <w:rFonts w:ascii="Arial" w:hAnsi="Arial" w:cs="Arial"/>
                <w:sz w:val="20"/>
                <w:szCs w:val="20"/>
              </w:rPr>
              <w:t xml:space="preserve"> </w:t>
            </w:r>
            <w:r w:rsidRPr="00870976">
              <w:rPr>
                <w:rFonts w:ascii="Arial" w:hAnsi="Arial" w:cs="Arial"/>
                <w:sz w:val="20"/>
                <w:szCs w:val="20"/>
              </w:rPr>
              <w:t>sono protetti da meccanismi per la rilevazione del traffico anomalo (es. sonde di sicurezza)</w:t>
            </w:r>
            <w:r w:rsidR="001F28A0">
              <w:rPr>
                <w:rFonts w:ascii="Arial" w:hAnsi="Arial" w:cs="Arial"/>
                <w:sz w:val="20"/>
                <w:szCs w:val="20"/>
              </w:rPr>
              <w:t xml:space="preserve"> in</w:t>
            </w:r>
            <w:r w:rsidRPr="00870976">
              <w:rPr>
                <w:rFonts w:ascii="Arial" w:hAnsi="Arial" w:cs="Arial"/>
                <w:sz w:val="20"/>
                <w:szCs w:val="20"/>
              </w:rPr>
              <w:t xml:space="preserve"> grado di rilevare sia attacchi provenienti dalla rete di gruppo </w:t>
            </w:r>
            <w:r w:rsidR="001F28A0">
              <w:rPr>
                <w:rFonts w:ascii="Arial" w:hAnsi="Arial" w:cs="Arial"/>
                <w:sz w:val="20"/>
                <w:szCs w:val="20"/>
              </w:rPr>
              <w:t xml:space="preserve">TIM </w:t>
            </w:r>
            <w:r w:rsidRPr="00870976">
              <w:rPr>
                <w:rFonts w:ascii="Arial" w:hAnsi="Arial" w:cs="Arial"/>
                <w:sz w:val="20"/>
                <w:szCs w:val="20"/>
              </w:rPr>
              <w:t xml:space="preserve">verso le piattaforme, sia attacchi uscenti dalle piattaforme (qualora </w:t>
            </w:r>
            <w:r w:rsidRPr="00870976">
              <w:rPr>
                <w:rFonts w:ascii="Arial" w:hAnsi="Arial" w:cs="Arial"/>
                <w:sz w:val="20"/>
                <w:szCs w:val="20"/>
              </w:rPr>
              <w:t>gestite da personale di T</w:t>
            </w:r>
            <w:r w:rsidR="001F28A0">
              <w:rPr>
                <w:rFonts w:ascii="Arial" w:hAnsi="Arial" w:cs="Arial"/>
                <w:sz w:val="20"/>
                <w:szCs w:val="20"/>
              </w:rPr>
              <w:t>IM</w:t>
            </w:r>
            <w:r w:rsidRPr="00870976">
              <w:rPr>
                <w:rFonts w:ascii="Arial" w:hAnsi="Arial" w:cs="Arial"/>
                <w:sz w:val="20"/>
                <w:szCs w:val="20"/>
              </w:rPr>
              <w:t>) verso la rete pubblica.</w:t>
            </w:r>
          </w:p>
        </w:tc>
        <w:tc>
          <w:tcPr>
            <w:tcW w:w="715" w:type="pct"/>
            <w:tcBorders>
              <w:top w:val="nil"/>
              <w:left w:val="nil"/>
              <w:bottom w:val="single" w:color="auto" w:sz="4" w:space="0"/>
              <w:right w:val="single" w:color="auto" w:sz="4" w:space="0"/>
            </w:tcBorders>
            <w:shd w:val="clear" w:color="000000" w:fill="FFFFFF"/>
            <w:vAlign w:val="center"/>
            <w:hideMark/>
          </w:tcPr>
          <w:p w:rsidRPr="00870976" w:rsidR="00E21134" w:rsidP="00D51CDA" w:rsidRDefault="00E21134" w14:paraId="13C8D565" w14:textId="068DFC72">
            <w:pPr>
              <w:jc w:val="center"/>
              <w:rPr>
                <w:rFonts w:ascii="Arial" w:hAnsi="Arial" w:cs="Arial"/>
                <w:sz w:val="20"/>
                <w:szCs w:val="20"/>
              </w:rPr>
            </w:pPr>
          </w:p>
        </w:tc>
        <w:tc>
          <w:tcPr>
            <w:tcW w:w="715" w:type="pct"/>
            <w:tcBorders>
              <w:top w:val="nil"/>
              <w:left w:val="nil"/>
              <w:bottom w:val="single" w:color="auto" w:sz="4" w:space="0"/>
              <w:right w:val="single" w:color="auto" w:sz="4" w:space="0"/>
            </w:tcBorders>
            <w:shd w:val="clear" w:color="000000" w:fill="FFFFFF"/>
            <w:vAlign w:val="center"/>
          </w:tcPr>
          <w:p w:rsidRPr="00870976" w:rsidR="00E21134" w:rsidP="00D51CDA" w:rsidRDefault="00E21134" w14:paraId="4D5C308F" w14:textId="77777777">
            <w:pPr>
              <w:jc w:val="center"/>
              <w:rPr>
                <w:rFonts w:ascii="Arial" w:hAnsi="Arial" w:cs="Arial"/>
                <w:sz w:val="20"/>
                <w:szCs w:val="20"/>
              </w:rPr>
            </w:pPr>
          </w:p>
        </w:tc>
      </w:tr>
      <w:tr w:rsidRPr="000C0662" w:rsidR="00E21134" w:rsidTr="00DA0DA8" w14:paraId="2A3B8140" w14:textId="64BFBD1B">
        <w:trPr>
          <w:trHeight w:val="991"/>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50850B8A" w14:textId="77777777">
            <w:pPr>
              <w:jc w:val="center"/>
              <w:rPr>
                <w:rFonts w:ascii="Arial" w:hAnsi="Arial" w:cs="Arial"/>
                <w:sz w:val="20"/>
                <w:szCs w:val="20"/>
              </w:rPr>
            </w:pPr>
            <w:r w:rsidRPr="00870976">
              <w:rPr>
                <w:rFonts w:ascii="Arial" w:hAnsi="Arial" w:cs="Arial"/>
                <w:sz w:val="20"/>
                <w:szCs w:val="20"/>
              </w:rPr>
              <w:t>CdC-ICT.006.1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B1896C9"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208A8158" w14:textId="77777777">
            <w:pPr>
              <w:spacing w:before="60" w:after="60"/>
              <w:jc w:val="both"/>
              <w:rPr>
                <w:rFonts w:ascii="Arial" w:hAnsi="Arial" w:cs="Arial"/>
                <w:sz w:val="20"/>
                <w:szCs w:val="20"/>
              </w:rPr>
            </w:pPr>
            <w:r w:rsidRPr="00870976">
              <w:rPr>
                <w:rFonts w:ascii="Arial" w:hAnsi="Arial" w:cs="Arial"/>
                <w:sz w:val="20"/>
                <w:szCs w:val="20"/>
              </w:rPr>
              <w:t xml:space="preserve">Sulle piattaforme al momento della messa in produzione del sistema, viene svolta una attività di </w:t>
            </w:r>
            <w:proofErr w:type="spellStart"/>
            <w:r w:rsidRPr="00870976">
              <w:rPr>
                <w:rFonts w:ascii="Arial" w:hAnsi="Arial" w:cs="Arial"/>
                <w:sz w:val="20"/>
                <w:szCs w:val="20"/>
              </w:rPr>
              <w:t>vulnerability</w:t>
            </w:r>
            <w:proofErr w:type="spellEnd"/>
            <w:r w:rsidRPr="00870976">
              <w:rPr>
                <w:rFonts w:ascii="Arial" w:hAnsi="Arial" w:cs="Arial"/>
                <w:sz w:val="20"/>
                <w:szCs w:val="20"/>
              </w:rPr>
              <w:t xml:space="preserve"> </w:t>
            </w:r>
            <w:proofErr w:type="spellStart"/>
            <w:r w:rsidRPr="00870976">
              <w:rPr>
                <w:rFonts w:ascii="Arial" w:hAnsi="Arial" w:cs="Arial"/>
                <w:sz w:val="20"/>
                <w:szCs w:val="20"/>
              </w:rPr>
              <w:t>assessment</w:t>
            </w:r>
            <w:proofErr w:type="spellEnd"/>
            <w:r w:rsidRPr="00870976">
              <w:rPr>
                <w:rFonts w:ascii="Arial" w:hAnsi="Arial" w:cs="Arial"/>
                <w:sz w:val="20"/>
                <w:szCs w:val="20"/>
              </w:rPr>
              <w:t xml:space="preserve"> (ingaggiando le funzioni preposte) con una metodologia di tipo non intrusivo e/o con l’utilizzo di tool automatici. La possibilità di effettuare l’attività di VA è valutata e documentata al momento della messa in produzione della piattaforma, in funzione delle possibili criticità emerse durante la fase collaudo.</w:t>
            </w:r>
          </w:p>
          <w:p w:rsidR="00E05841" w:rsidP="009103F3" w:rsidRDefault="00E21134" w14:paraId="58CEE01A" w14:textId="77777777">
            <w:pPr>
              <w:spacing w:before="60" w:after="60"/>
              <w:jc w:val="both"/>
              <w:rPr>
                <w:rFonts w:ascii="Arial" w:hAnsi="Arial" w:cs="Arial"/>
                <w:sz w:val="20"/>
                <w:szCs w:val="20"/>
              </w:rPr>
            </w:pPr>
            <w:r w:rsidRPr="00870976">
              <w:rPr>
                <w:rFonts w:ascii="Arial" w:hAnsi="Arial" w:cs="Arial"/>
                <w:sz w:val="20"/>
                <w:szCs w:val="20"/>
              </w:rPr>
              <w:t>Qualora sulla piattaforma non sia stato svolto un VA in fase di rilascio della stessa in ambiente di esercizio, tale intervento dovrà essere pianificato dalle funzioni preposte.</w:t>
            </w:r>
          </w:p>
          <w:p w:rsidRPr="00870976" w:rsidR="00E21134" w:rsidP="009103F3" w:rsidRDefault="00E21134" w14:paraId="195D54D8" w14:textId="542B6369">
            <w:pPr>
              <w:spacing w:before="60" w:after="60"/>
              <w:jc w:val="both"/>
              <w:rPr>
                <w:rFonts w:ascii="Arial" w:hAnsi="Arial" w:cs="Arial"/>
                <w:sz w:val="20"/>
                <w:szCs w:val="20"/>
              </w:rPr>
            </w:pPr>
            <w:r w:rsidRPr="00870976">
              <w:rPr>
                <w:rFonts w:ascii="Arial" w:hAnsi="Arial" w:cs="Arial"/>
                <w:sz w:val="20"/>
                <w:szCs w:val="20"/>
              </w:rPr>
              <w:t>In ogni caso</w:t>
            </w:r>
            <w:r w:rsidR="0056367B">
              <w:rPr>
                <w:rFonts w:ascii="Arial" w:hAnsi="Arial" w:cs="Arial"/>
                <w:sz w:val="20"/>
                <w:szCs w:val="20"/>
              </w:rPr>
              <w:t>,</w:t>
            </w:r>
            <w:r w:rsidRPr="00870976">
              <w:rPr>
                <w:rFonts w:ascii="Arial" w:hAnsi="Arial" w:cs="Arial"/>
                <w:sz w:val="20"/>
                <w:szCs w:val="20"/>
              </w:rPr>
              <w:t xml:space="preserve"> deve essere prevista la rivalutazione del VA in caso di modifiche significative della piattaforma ingaggiando le funzioni preposte.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2C8CA24F" w14:textId="101A5B73">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AC6A8E0" w14:textId="77777777">
            <w:pPr>
              <w:jc w:val="center"/>
              <w:rPr>
                <w:rFonts w:ascii="Arial" w:hAnsi="Arial" w:cs="Arial"/>
                <w:sz w:val="20"/>
                <w:szCs w:val="20"/>
              </w:rPr>
            </w:pPr>
          </w:p>
        </w:tc>
      </w:tr>
      <w:tr w:rsidRPr="000C0662" w:rsidR="00E21134" w:rsidTr="00475C5D" w14:paraId="527C265D" w14:textId="22495AB7">
        <w:trPr>
          <w:trHeight w:val="5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7DA31D7" w14:textId="77777777">
            <w:pPr>
              <w:jc w:val="center"/>
              <w:rPr>
                <w:rFonts w:ascii="Arial" w:hAnsi="Arial" w:cs="Arial"/>
                <w:sz w:val="20"/>
                <w:szCs w:val="20"/>
              </w:rPr>
            </w:pPr>
            <w:r w:rsidRPr="00870976">
              <w:rPr>
                <w:rFonts w:ascii="Arial" w:hAnsi="Arial" w:cs="Arial"/>
                <w:sz w:val="20"/>
                <w:szCs w:val="20"/>
              </w:rPr>
              <w:t>CdC-ICT.007.1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8B6EAC9"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0368F8C8" w14:textId="77777777">
            <w:pPr>
              <w:spacing w:before="60" w:after="60"/>
              <w:jc w:val="both"/>
              <w:rPr>
                <w:rFonts w:ascii="Arial" w:hAnsi="Arial" w:cs="Arial"/>
                <w:sz w:val="20"/>
                <w:szCs w:val="20"/>
              </w:rPr>
            </w:pPr>
            <w:r w:rsidRPr="00870976">
              <w:rPr>
                <w:rFonts w:ascii="Arial" w:hAnsi="Arial" w:cs="Arial"/>
                <w:sz w:val="20"/>
                <w:szCs w:val="20"/>
              </w:rPr>
              <w:t>Sono previsti meccanismi di protezione perimetrale (es. Firewall) delle infrastrutture e dei sistemi. Tali meccanismi ispezionano e proteggono, laddove applicabile, almeno i 3 macro-flussi:</w:t>
            </w:r>
          </w:p>
          <w:p w:rsidR="00E05841" w:rsidP="009103F3" w:rsidRDefault="00E21134" w14:paraId="01BFF37F" w14:textId="77777777">
            <w:pPr>
              <w:spacing w:before="60" w:after="60"/>
              <w:jc w:val="both"/>
              <w:rPr>
                <w:rFonts w:ascii="Arial" w:hAnsi="Arial" w:cs="Arial"/>
                <w:sz w:val="20"/>
                <w:szCs w:val="20"/>
              </w:rPr>
            </w:pPr>
            <w:r w:rsidRPr="00870976">
              <w:rPr>
                <w:rFonts w:ascii="Arial" w:hAnsi="Arial" w:cs="Arial"/>
                <w:sz w:val="20"/>
                <w:szCs w:val="20"/>
              </w:rPr>
              <w:t xml:space="preserve">1. </w:t>
            </w:r>
            <w:r w:rsidRPr="00870976" w:rsidR="001D50EC">
              <w:rPr>
                <w:rFonts w:ascii="Arial" w:hAnsi="Arial" w:cs="Arial"/>
                <w:sz w:val="20"/>
                <w:szCs w:val="20"/>
              </w:rPr>
              <w:t>dalle reti interne TIM, cliente, fornitore</w:t>
            </w:r>
            <w:r w:rsidRPr="00870976">
              <w:rPr>
                <w:rFonts w:ascii="Arial" w:hAnsi="Arial" w:cs="Arial"/>
                <w:sz w:val="20"/>
                <w:szCs w:val="20"/>
              </w:rPr>
              <w:t xml:space="preserve"> verso la piattaforma;</w:t>
            </w:r>
          </w:p>
          <w:p w:rsidR="00E05841" w:rsidP="009103F3" w:rsidRDefault="00E21134" w14:paraId="0D819E9C" w14:textId="77777777">
            <w:pPr>
              <w:spacing w:before="60" w:after="60"/>
              <w:jc w:val="both"/>
              <w:rPr>
                <w:rFonts w:ascii="Arial" w:hAnsi="Arial" w:cs="Arial"/>
                <w:sz w:val="20"/>
                <w:szCs w:val="20"/>
              </w:rPr>
            </w:pPr>
            <w:r w:rsidRPr="00870976">
              <w:rPr>
                <w:rFonts w:ascii="Arial" w:hAnsi="Arial" w:cs="Arial"/>
                <w:sz w:val="20"/>
                <w:szCs w:val="20"/>
              </w:rPr>
              <w:t>2. dalla rete pubblica Internet verso la piattaforma;</w:t>
            </w:r>
          </w:p>
          <w:p w:rsidRPr="00870976" w:rsidR="00E21134" w:rsidP="009103F3" w:rsidRDefault="00E21134" w14:paraId="3C59E727" w14:textId="3BECFBB8">
            <w:pPr>
              <w:spacing w:before="60" w:after="60"/>
              <w:jc w:val="both"/>
              <w:rPr>
                <w:rFonts w:ascii="Arial" w:hAnsi="Arial" w:cs="Arial"/>
                <w:sz w:val="20"/>
                <w:szCs w:val="20"/>
              </w:rPr>
            </w:pPr>
            <w:r w:rsidRPr="00870976">
              <w:rPr>
                <w:rFonts w:ascii="Arial" w:hAnsi="Arial" w:cs="Arial"/>
                <w:sz w:val="20"/>
                <w:szCs w:val="20"/>
              </w:rPr>
              <w:t>3. dalla piattaforma verso la rete pubblica Internet.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0059D9B" w14:textId="5E33052F">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329E0F0" w14:textId="77777777">
            <w:pPr>
              <w:jc w:val="center"/>
              <w:rPr>
                <w:rFonts w:ascii="Arial" w:hAnsi="Arial" w:cs="Arial"/>
                <w:sz w:val="20"/>
                <w:szCs w:val="20"/>
              </w:rPr>
            </w:pPr>
          </w:p>
        </w:tc>
      </w:tr>
      <w:tr w:rsidRPr="000C0662" w:rsidR="00E21134" w:rsidTr="00DA0DA8" w14:paraId="1EA0FEAE" w14:textId="28A75BD0">
        <w:trPr>
          <w:trHeight w:val="566"/>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7FD89C91" w14:textId="77777777">
            <w:pPr>
              <w:jc w:val="center"/>
              <w:rPr>
                <w:rFonts w:ascii="Arial" w:hAnsi="Arial" w:cs="Arial"/>
                <w:sz w:val="20"/>
                <w:szCs w:val="20"/>
              </w:rPr>
            </w:pPr>
            <w:r w:rsidRPr="00870976">
              <w:rPr>
                <w:rFonts w:ascii="Arial" w:hAnsi="Arial" w:cs="Arial"/>
                <w:sz w:val="20"/>
                <w:szCs w:val="20"/>
              </w:rPr>
              <w:t>CdC-ICT.008.1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3FB5E43"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D5C0648" w14:textId="77777777">
            <w:pPr>
              <w:spacing w:before="60" w:after="60"/>
              <w:jc w:val="both"/>
              <w:rPr>
                <w:rFonts w:ascii="Arial" w:hAnsi="Arial" w:cs="Arial"/>
                <w:sz w:val="20"/>
                <w:szCs w:val="20"/>
              </w:rPr>
            </w:pPr>
            <w:r w:rsidRPr="00870976">
              <w:rPr>
                <w:rFonts w:ascii="Arial" w:hAnsi="Arial" w:cs="Arial"/>
                <w:sz w:val="20"/>
                <w:szCs w:val="20"/>
              </w:rPr>
              <w:t>Sono adottate e documentate politiche di configurazione degli apparati di sicurezza (es. tipologie e direzione flussi attraverso Firewall, ecc.).</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5E69DF1B" w14:textId="665AB952">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377A0185" w14:textId="77777777">
            <w:pPr>
              <w:jc w:val="center"/>
              <w:rPr>
                <w:rFonts w:ascii="Arial" w:hAnsi="Arial" w:cs="Arial"/>
                <w:sz w:val="20"/>
                <w:szCs w:val="20"/>
              </w:rPr>
            </w:pPr>
          </w:p>
        </w:tc>
      </w:tr>
      <w:tr w:rsidRPr="000C0662" w:rsidR="00E21134" w:rsidTr="00DA0DA8" w14:paraId="4F721541" w14:textId="5E9925AE">
        <w:trPr>
          <w:trHeight w:val="566"/>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215713F5" w14:textId="77777777">
            <w:pPr>
              <w:jc w:val="center"/>
              <w:rPr>
                <w:rFonts w:ascii="Arial" w:hAnsi="Arial" w:cs="Arial"/>
                <w:sz w:val="20"/>
                <w:szCs w:val="20"/>
              </w:rPr>
            </w:pPr>
            <w:r w:rsidRPr="00870976">
              <w:rPr>
                <w:rFonts w:ascii="Arial" w:hAnsi="Arial" w:cs="Arial"/>
                <w:sz w:val="20"/>
                <w:szCs w:val="20"/>
              </w:rPr>
              <w:t>CdC-ICT.009.1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4A56111"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7899274" w14:textId="77777777">
            <w:pPr>
              <w:spacing w:before="60" w:after="60"/>
              <w:jc w:val="both"/>
              <w:rPr>
                <w:rFonts w:ascii="Arial" w:hAnsi="Arial" w:cs="Arial"/>
                <w:sz w:val="20"/>
                <w:szCs w:val="20"/>
              </w:rPr>
            </w:pPr>
            <w:r w:rsidRPr="00870976">
              <w:rPr>
                <w:rFonts w:ascii="Arial" w:hAnsi="Arial" w:cs="Arial"/>
                <w:sz w:val="20"/>
                <w:szCs w:val="20"/>
              </w:rPr>
              <w:t>Nel caso vengano utilizzati accessi in VPN ai sistemi è identificabile in forma nominativa l’utilizzatore di un dato indirizzo IP (ad esempio mediante VPN client-to-</w:t>
            </w:r>
            <w:proofErr w:type="spellStart"/>
            <w:r w:rsidRPr="00870976">
              <w:rPr>
                <w:rFonts w:ascii="Arial" w:hAnsi="Arial" w:cs="Arial"/>
                <w:sz w:val="20"/>
                <w:szCs w:val="20"/>
              </w:rPr>
              <w:t>lan</w:t>
            </w:r>
            <w:proofErr w:type="spellEnd"/>
            <w:r w:rsidRPr="00870976">
              <w:rPr>
                <w:rFonts w:ascii="Arial" w:hAnsi="Arial" w:cs="Arial"/>
                <w:sz w:val="20"/>
                <w:szCs w:val="20"/>
              </w:rPr>
              <w:t xml:space="preserve"> o meccanismi di client-authentication delle sessioni).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73C45EB4" w14:textId="41846DD5">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3447604D" w14:textId="77777777">
            <w:pPr>
              <w:jc w:val="center"/>
              <w:rPr>
                <w:rFonts w:ascii="Arial" w:hAnsi="Arial" w:cs="Arial"/>
                <w:sz w:val="20"/>
                <w:szCs w:val="20"/>
              </w:rPr>
            </w:pPr>
          </w:p>
        </w:tc>
      </w:tr>
      <w:tr w:rsidRPr="000C0662" w:rsidR="00E21134" w:rsidTr="00DA0DA8" w14:paraId="4A079B01" w14:textId="31462684">
        <w:trPr>
          <w:trHeight w:val="1883"/>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6A62DCF" w14:textId="77777777">
            <w:pPr>
              <w:jc w:val="center"/>
              <w:rPr>
                <w:rFonts w:ascii="Arial" w:hAnsi="Arial" w:cs="Arial"/>
                <w:sz w:val="20"/>
                <w:szCs w:val="20"/>
              </w:rPr>
            </w:pPr>
            <w:r w:rsidRPr="00870976">
              <w:rPr>
                <w:rFonts w:ascii="Arial" w:hAnsi="Arial" w:cs="Arial"/>
                <w:sz w:val="20"/>
                <w:szCs w:val="20"/>
              </w:rPr>
              <w:t>CoA-ICT.010.1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0385E2E"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013379C4" w14:textId="43149184">
            <w:pPr>
              <w:spacing w:before="60" w:after="60"/>
              <w:jc w:val="both"/>
              <w:rPr>
                <w:rFonts w:ascii="Arial" w:hAnsi="Arial" w:cs="Arial"/>
                <w:sz w:val="20"/>
                <w:szCs w:val="20"/>
              </w:rPr>
            </w:pPr>
            <w:r w:rsidRPr="00870976">
              <w:rPr>
                <w:rFonts w:ascii="Arial" w:hAnsi="Arial" w:cs="Arial"/>
                <w:sz w:val="20"/>
                <w:szCs w:val="20"/>
              </w:rPr>
              <w:t>Quando il sistema utilizza la password come dispositivo di autenticazione, sono adottate misure per la protezione (ad es. cifratura) delle credenziali memorizzate a sistema (ad es. password sistemistiche ed applicative, certificati digitali).</w:t>
            </w:r>
            <w:r w:rsidR="002C5794">
              <w:rPr>
                <w:rFonts w:ascii="Arial" w:hAnsi="Arial" w:cs="Arial"/>
                <w:sz w:val="20"/>
                <w:szCs w:val="20"/>
              </w:rPr>
              <w:t xml:space="preserve"> </w:t>
            </w:r>
            <w:r w:rsidRPr="002C5794" w:rsidR="002C5794">
              <w:rPr>
                <w:rFonts w:ascii="Arial" w:hAnsi="Arial" w:cs="Arial"/>
                <w:sz w:val="20"/>
                <w:szCs w:val="20"/>
              </w:rPr>
              <w:t>Devono inoltre essere previste misure di protezione della password (ad es. cifratura) anche quando transitano in rete e nel canale in fase di autenticazione (incluse le connessioni M2M).</w:t>
            </w:r>
          </w:p>
          <w:p w:rsidRPr="00870976" w:rsidR="004746D3" w:rsidP="00626D0A" w:rsidRDefault="004746D3" w14:paraId="5D81C77A" w14:textId="53B4DBAB">
            <w:pPr>
              <w:spacing w:before="60" w:after="60"/>
              <w:jc w:val="both"/>
              <w:rPr>
                <w:rFonts w:ascii="Arial" w:hAnsi="Arial" w:cs="Arial"/>
                <w:sz w:val="20"/>
                <w:szCs w:val="20"/>
              </w:rPr>
            </w:pPr>
            <w:r w:rsidRPr="00870976">
              <w:rPr>
                <w:rFonts w:ascii="Arial" w:hAnsi="Arial" w:cs="Arial"/>
                <w:b/>
                <w:sz w:val="20"/>
                <w:szCs w:val="20"/>
              </w:rPr>
              <w:t>[M] 5.11.1:</w:t>
            </w:r>
            <w:r w:rsidR="00626D0A">
              <w:rPr>
                <w:rFonts w:ascii="Arial" w:hAnsi="Arial" w:cs="Arial"/>
                <w:b/>
                <w:sz w:val="20"/>
                <w:szCs w:val="20"/>
              </w:rPr>
              <w:t xml:space="preserve"> - </w:t>
            </w:r>
            <w:r w:rsidRPr="00870976">
              <w:rPr>
                <w:rFonts w:ascii="Arial" w:hAnsi="Arial" w:cs="Arial"/>
                <w:b/>
                <w:sz w:val="20"/>
                <w:szCs w:val="20"/>
              </w:rPr>
              <w:t>[M] 5.11.2:</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56CE7912" w14:textId="10766590">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B4066CC" w14:textId="77777777">
            <w:pPr>
              <w:jc w:val="center"/>
              <w:rPr>
                <w:rFonts w:ascii="Arial" w:hAnsi="Arial" w:cs="Arial"/>
                <w:sz w:val="20"/>
                <w:szCs w:val="20"/>
              </w:rPr>
            </w:pPr>
          </w:p>
        </w:tc>
      </w:tr>
      <w:tr w:rsidRPr="000C0662" w:rsidR="00E21134" w:rsidTr="00C404D3" w14:paraId="32DD59CF" w14:textId="20B49FF0">
        <w:trPr>
          <w:trHeight w:val="566"/>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20D24BAF" w14:textId="77777777">
            <w:pPr>
              <w:jc w:val="center"/>
              <w:rPr>
                <w:rFonts w:ascii="Arial" w:hAnsi="Arial" w:cs="Arial"/>
                <w:sz w:val="20"/>
                <w:szCs w:val="20"/>
              </w:rPr>
            </w:pPr>
            <w:r w:rsidRPr="00870976">
              <w:rPr>
                <w:rFonts w:ascii="Arial" w:hAnsi="Arial" w:cs="Arial"/>
                <w:sz w:val="20"/>
                <w:szCs w:val="20"/>
              </w:rPr>
              <w:t>PdE-ICT.010.1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EAE35A4"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3C4CAFD7" w14:textId="469F234E">
            <w:pPr>
              <w:spacing w:before="60" w:after="60"/>
              <w:jc w:val="both"/>
              <w:rPr>
                <w:rFonts w:ascii="Arial" w:hAnsi="Arial" w:cs="Arial"/>
                <w:sz w:val="20"/>
                <w:szCs w:val="20"/>
              </w:rPr>
            </w:pPr>
            <w:r w:rsidRPr="00870976">
              <w:rPr>
                <w:rFonts w:ascii="Arial" w:hAnsi="Arial" w:cs="Arial"/>
                <w:sz w:val="20"/>
                <w:szCs w:val="20"/>
              </w:rPr>
              <w:t>La piattaforma, e le sue componenti, sviluppate internamente da TIM (o da un suo fornitore) sono dotate di software sviluppato secondo metodologie di sviluppo sicuro laddove è applicabile</w:t>
            </w:r>
            <w:r w:rsidR="006F1911">
              <w:rPr>
                <w:rFonts w:ascii="Arial" w:hAnsi="Arial" w:cs="Arial"/>
                <w:sz w:val="20"/>
                <w:szCs w:val="20"/>
              </w:rPr>
              <w: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6502AE15" w14:textId="6F1B4BF8">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4C688F88" w14:textId="77777777">
            <w:pPr>
              <w:jc w:val="center"/>
              <w:rPr>
                <w:rFonts w:ascii="Arial" w:hAnsi="Arial" w:cs="Arial"/>
                <w:sz w:val="20"/>
                <w:szCs w:val="20"/>
              </w:rPr>
            </w:pPr>
          </w:p>
        </w:tc>
      </w:tr>
      <w:tr w:rsidRPr="000C0662" w:rsidR="00E21134" w:rsidTr="00C404D3" w14:paraId="226FC939" w14:textId="0B12F6CA">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03459650" w14:textId="77777777">
            <w:pPr>
              <w:jc w:val="center"/>
              <w:rPr>
                <w:rFonts w:ascii="Arial" w:hAnsi="Arial" w:cs="Arial"/>
                <w:sz w:val="20"/>
                <w:szCs w:val="20"/>
              </w:rPr>
            </w:pPr>
            <w:r w:rsidRPr="00870976">
              <w:rPr>
                <w:rFonts w:ascii="Arial" w:hAnsi="Arial" w:cs="Arial"/>
                <w:sz w:val="20"/>
                <w:szCs w:val="20"/>
              </w:rPr>
              <w:t>AuL-ICT.008.1</w:t>
            </w:r>
          </w:p>
          <w:p w:rsidRPr="00870976" w:rsidR="00E21134" w:rsidRDefault="00E21134" w14:paraId="0094CA43" w14:textId="40AE8C35">
            <w:pPr>
              <w:jc w:val="center"/>
              <w:rPr>
                <w:rFonts w:ascii="Arial" w:hAnsi="Arial" w:cs="Arial"/>
                <w:sz w:val="20"/>
                <w:szCs w:val="20"/>
              </w:rPr>
            </w:pPr>
            <w:r w:rsidRPr="00870976">
              <w:rPr>
                <w:rFonts w:ascii="Arial" w:hAnsi="Arial" w:cs="Arial"/>
                <w:sz w:val="20"/>
                <w:szCs w:val="20"/>
              </w:rPr>
              <w:t>AuL-ICT.008.2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7202848"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792CCF35" w14:textId="5706EBEF">
            <w:pPr>
              <w:spacing w:before="60" w:after="60"/>
              <w:jc w:val="both"/>
              <w:rPr>
                <w:rFonts w:ascii="Arial" w:hAnsi="Arial" w:cs="Arial"/>
                <w:sz w:val="20"/>
                <w:szCs w:val="20"/>
              </w:rPr>
            </w:pPr>
            <w:r w:rsidRPr="00870976">
              <w:rPr>
                <w:rFonts w:ascii="Arial" w:hAnsi="Arial" w:cs="Arial"/>
                <w:sz w:val="20"/>
                <w:szCs w:val="20"/>
              </w:rPr>
              <w:t>La piattaforma tramite cui è effettuato il trattamento di dati o l’eventuale piattaforma centralizzata di Identity Management ad essa connessa, è configurata in maniera tale da:</w:t>
            </w:r>
          </w:p>
          <w:p w:rsidR="00E05841" w:rsidP="009103F3" w:rsidRDefault="00E21134" w14:paraId="38226702" w14:textId="77777777">
            <w:pPr>
              <w:spacing w:before="60" w:after="60"/>
              <w:jc w:val="both"/>
              <w:rPr>
                <w:rFonts w:ascii="Arial" w:hAnsi="Arial" w:cs="Arial"/>
                <w:sz w:val="20"/>
                <w:szCs w:val="20"/>
              </w:rPr>
            </w:pPr>
            <w:r w:rsidRPr="00870976">
              <w:rPr>
                <w:rFonts w:ascii="Arial" w:hAnsi="Arial" w:cs="Arial"/>
                <w:sz w:val="20"/>
                <w:szCs w:val="20"/>
              </w:rPr>
              <w:t>- produrre la registrazione degli accessi logici (Access Log), compresi i tentativi falliti di accesso, effettuati da parte degli Amministratori di Sistema Addetti IT interni ed esterni</w:t>
            </w:r>
          </w:p>
          <w:p w:rsidRPr="00870976" w:rsidR="00E21134" w:rsidP="009103F3" w:rsidRDefault="00E21134" w14:paraId="57B64EFB" w14:textId="471628A7">
            <w:pPr>
              <w:spacing w:before="60" w:after="60"/>
              <w:jc w:val="both"/>
              <w:rPr>
                <w:rFonts w:ascii="Arial" w:hAnsi="Arial" w:cs="Arial"/>
                <w:sz w:val="20"/>
                <w:szCs w:val="20"/>
              </w:rPr>
            </w:pPr>
            <w:r w:rsidRPr="00870976">
              <w:rPr>
                <w:rFonts w:ascii="Arial" w:hAnsi="Arial" w:cs="Arial"/>
                <w:sz w:val="20"/>
                <w:szCs w:val="20"/>
              </w:rPr>
              <w:t>- conservare le registrazioni per un periodo di sei mesi</w:t>
            </w:r>
            <w:r w:rsidR="0039397C">
              <w:rPr>
                <w:rFonts w:ascii="Arial" w:hAnsi="Arial" w:cs="Arial"/>
                <w:sz w:val="20"/>
                <w:szCs w:val="20"/>
              </w:rPr>
              <w:t xml:space="preserve"> </w:t>
            </w:r>
            <w:r w:rsidRPr="0039397C" w:rsidR="0039397C">
              <w:rPr>
                <w:rFonts w:ascii="Arial" w:hAnsi="Arial" w:cs="Arial"/>
                <w:sz w:val="20"/>
                <w:szCs w:val="20"/>
              </w:rPr>
              <w:t>a meno di analisi del rischio che prevedano fino a 12 mesi o accordi contrattuali specifici con il cliente che prevedano tempi superiori ai 6 mesi.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0800D172" w14:textId="053E5EF6">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1924852" w14:textId="77777777">
            <w:pPr>
              <w:jc w:val="center"/>
              <w:rPr>
                <w:rFonts w:ascii="Arial" w:hAnsi="Arial" w:cs="Arial"/>
                <w:sz w:val="20"/>
                <w:szCs w:val="20"/>
              </w:rPr>
            </w:pPr>
          </w:p>
        </w:tc>
      </w:tr>
      <w:tr w:rsidRPr="000C0662" w:rsidR="00E21134" w:rsidTr="00DA0DA8" w14:paraId="446236F2" w14:textId="13ED60B0">
        <w:trPr>
          <w:trHeight w:val="1875"/>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35875C23" w14:textId="77777777">
            <w:pPr>
              <w:jc w:val="center"/>
              <w:rPr>
                <w:rFonts w:ascii="Arial" w:hAnsi="Arial" w:cs="Arial"/>
                <w:sz w:val="20"/>
                <w:szCs w:val="20"/>
              </w:rPr>
            </w:pPr>
            <w:r w:rsidRPr="00870976">
              <w:rPr>
                <w:rFonts w:ascii="Arial" w:hAnsi="Arial" w:cs="Arial"/>
                <w:sz w:val="20"/>
                <w:szCs w:val="20"/>
              </w:rPr>
              <w:t>AuL-ICT.009.1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4E668AF"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357E4F22" w14:textId="06D21868">
            <w:pPr>
              <w:spacing w:before="60" w:after="60"/>
              <w:jc w:val="both"/>
              <w:rPr>
                <w:rFonts w:ascii="Arial" w:hAnsi="Arial" w:cs="Arial"/>
                <w:sz w:val="20"/>
                <w:szCs w:val="20"/>
              </w:rPr>
            </w:pPr>
            <w:r w:rsidRPr="00870976">
              <w:rPr>
                <w:rFonts w:ascii="Arial" w:hAnsi="Arial" w:cs="Arial"/>
                <w:sz w:val="20"/>
                <w:szCs w:val="20"/>
              </w:rPr>
              <w:t>Nel caso gli End User Autorizzati si configurino come Amministratori di Sistema Software, la piattaforma tramite cui è effettuato il trattamento di Dati Personali, o l’eventuale piattaforma centralizzata di Identity Management ad essa connessa è configurata in maniera tale da:</w:t>
            </w:r>
          </w:p>
          <w:p w:rsidR="00E05841" w:rsidP="009103F3" w:rsidRDefault="00E21134" w14:paraId="49271B73" w14:textId="77777777">
            <w:pPr>
              <w:spacing w:before="60" w:after="60"/>
              <w:jc w:val="both"/>
              <w:rPr>
                <w:rFonts w:ascii="Arial" w:hAnsi="Arial" w:cs="Arial"/>
                <w:sz w:val="20"/>
                <w:szCs w:val="20"/>
              </w:rPr>
            </w:pPr>
            <w:r w:rsidRPr="00870976">
              <w:rPr>
                <w:rFonts w:ascii="Arial" w:hAnsi="Arial" w:cs="Arial"/>
                <w:sz w:val="20"/>
                <w:szCs w:val="20"/>
              </w:rPr>
              <w:t>- prevedere meccanismi di registrazione degli accessi logici (access log), compresi i tentativi falliti di accesso;</w:t>
            </w:r>
          </w:p>
          <w:p w:rsidRPr="00870976" w:rsidR="00E21134" w:rsidP="009103F3" w:rsidRDefault="00E21134" w14:paraId="364ABD5E" w14:textId="49AE9215">
            <w:pPr>
              <w:spacing w:before="60" w:after="60"/>
              <w:jc w:val="both"/>
              <w:rPr>
                <w:rFonts w:ascii="Arial" w:hAnsi="Arial" w:cs="Arial"/>
                <w:sz w:val="20"/>
                <w:szCs w:val="20"/>
              </w:rPr>
            </w:pPr>
            <w:r w:rsidRPr="00870976">
              <w:rPr>
                <w:rFonts w:ascii="Arial" w:hAnsi="Arial" w:cs="Arial"/>
                <w:sz w:val="20"/>
                <w:szCs w:val="20"/>
              </w:rPr>
              <w:t>- conservare le registrazioni per un periodo di sei mesi.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C4F9709" w14:textId="2D778691">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4A2ECD3" w14:textId="77777777">
            <w:pPr>
              <w:jc w:val="center"/>
              <w:rPr>
                <w:rFonts w:ascii="Arial" w:hAnsi="Arial" w:cs="Arial"/>
                <w:sz w:val="20"/>
                <w:szCs w:val="20"/>
              </w:rPr>
            </w:pPr>
          </w:p>
        </w:tc>
      </w:tr>
      <w:tr w:rsidRPr="000C0662" w:rsidR="00E21134" w:rsidTr="00DA0DA8" w14:paraId="033C04F1" w14:textId="4964068F">
        <w:trPr>
          <w:trHeight w:val="1109"/>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6203D9DA" w14:textId="77777777">
            <w:pPr>
              <w:jc w:val="center"/>
              <w:rPr>
                <w:rFonts w:ascii="Arial" w:hAnsi="Arial" w:cs="Arial"/>
                <w:sz w:val="20"/>
                <w:szCs w:val="20"/>
              </w:rPr>
            </w:pPr>
            <w:r w:rsidRPr="00870976">
              <w:rPr>
                <w:rFonts w:ascii="Arial" w:hAnsi="Arial" w:cs="Arial"/>
                <w:sz w:val="20"/>
                <w:szCs w:val="20"/>
              </w:rPr>
              <w:t>AuL-ICT.010.1</w:t>
            </w:r>
          </w:p>
          <w:p w:rsidRPr="00870976" w:rsidR="00E21134" w:rsidRDefault="00E21134" w14:paraId="06E2B35D" w14:textId="7C54F339">
            <w:pPr>
              <w:jc w:val="center"/>
              <w:rPr>
                <w:rFonts w:ascii="Arial" w:hAnsi="Arial" w:cs="Arial"/>
                <w:sz w:val="20"/>
                <w:szCs w:val="20"/>
              </w:rPr>
            </w:pPr>
            <w:r w:rsidRPr="00870976">
              <w:rPr>
                <w:rFonts w:ascii="Arial" w:hAnsi="Arial" w:cs="Arial"/>
                <w:sz w:val="20"/>
                <w:szCs w:val="20"/>
              </w:rPr>
              <w:t>AuL-ICT.010.2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207BB45"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16110F" w14:paraId="3DA820A8" w14:textId="2CA932C3">
            <w:pPr>
              <w:spacing w:before="60" w:after="60"/>
              <w:jc w:val="both"/>
              <w:rPr>
                <w:rFonts w:ascii="Arial" w:hAnsi="Arial" w:cs="Arial"/>
                <w:sz w:val="20"/>
                <w:szCs w:val="20"/>
              </w:rPr>
            </w:pPr>
            <w:r>
              <w:rPr>
                <w:rFonts w:ascii="Arial" w:hAnsi="Arial" w:cs="Arial"/>
                <w:sz w:val="20"/>
                <w:szCs w:val="20"/>
              </w:rPr>
              <w:t>È</w:t>
            </w:r>
            <w:r w:rsidRPr="00870976" w:rsidR="00E21134">
              <w:rPr>
                <w:rFonts w:ascii="Arial" w:hAnsi="Arial" w:cs="Arial"/>
                <w:sz w:val="20"/>
                <w:szCs w:val="20"/>
              </w:rPr>
              <w:t xml:space="preserve"> garantita la completezza, l'immodificabilità e la possibilità di verificare l'integrità delle registrazioni dei log di accesso degli Addetti IT (ad es. tramite l'invio a sistemi di Log </w:t>
            </w:r>
            <w:proofErr w:type="spellStart"/>
            <w:r w:rsidRPr="00870976" w:rsidR="00E21134">
              <w:rPr>
                <w:rFonts w:ascii="Arial" w:hAnsi="Arial" w:cs="Arial"/>
                <w:sz w:val="20"/>
                <w:szCs w:val="20"/>
              </w:rPr>
              <w:t>Collecting</w:t>
            </w:r>
            <w:proofErr w:type="spellEnd"/>
            <w:r w:rsidRPr="00870976" w:rsidR="00E21134">
              <w:rPr>
                <w:rFonts w:ascii="Arial" w:hAnsi="Arial" w:cs="Arial"/>
                <w:sz w:val="20"/>
                <w:szCs w:val="20"/>
              </w:rPr>
              <w:t xml:space="preserve"> centralizzati).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75F997A8" w14:textId="5D723494">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D5C86B9" w14:textId="77777777">
            <w:pPr>
              <w:jc w:val="center"/>
              <w:rPr>
                <w:rFonts w:ascii="Arial" w:hAnsi="Arial" w:cs="Arial"/>
                <w:sz w:val="20"/>
                <w:szCs w:val="20"/>
              </w:rPr>
            </w:pPr>
          </w:p>
        </w:tc>
      </w:tr>
      <w:tr w:rsidRPr="000C0662" w:rsidR="00E21134" w:rsidTr="00DA0DA8" w14:paraId="1A41F879" w14:textId="01A93AD5">
        <w:trPr>
          <w:trHeight w:val="2259"/>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30963D3C" w14:textId="77777777">
            <w:pPr>
              <w:jc w:val="center"/>
              <w:rPr>
                <w:rFonts w:ascii="Arial" w:hAnsi="Arial" w:cs="Arial"/>
                <w:sz w:val="20"/>
                <w:szCs w:val="20"/>
              </w:rPr>
            </w:pPr>
            <w:r w:rsidRPr="00870976">
              <w:rPr>
                <w:rFonts w:ascii="Arial" w:hAnsi="Arial" w:cs="Arial"/>
                <w:sz w:val="20"/>
                <w:szCs w:val="20"/>
              </w:rPr>
              <w:t>AuL-ICT.011.1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EB7FCAC"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364FCBE" w14:textId="2BE59D09">
            <w:pPr>
              <w:spacing w:before="60" w:after="60"/>
              <w:jc w:val="both"/>
              <w:rPr>
                <w:rFonts w:ascii="Arial" w:hAnsi="Arial" w:cs="Arial"/>
                <w:sz w:val="20"/>
                <w:szCs w:val="20"/>
              </w:rPr>
            </w:pPr>
            <w:r w:rsidRPr="00870976">
              <w:rPr>
                <w:rFonts w:ascii="Arial" w:hAnsi="Arial" w:cs="Arial"/>
                <w:sz w:val="20"/>
                <w:szCs w:val="20"/>
              </w:rPr>
              <w:t>Nel caso gli End User Autorizzati si configurino come Amministratori di Sistema Software (accesso a livello del Sistema Operativo, del Data Base, dei middleware, di tutte le componenti infrastrutturali comprese le piattaforme di back up e di manutenzione dell’Applicativo), è garantita la completezza, l'immodificabilità e la possibilità di verificare l'integrità delle registrazioni dei log di accesso all'applicativo degli stessi.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440EFF3" w14:textId="0157EBAF">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5442A5C4" w14:textId="77777777">
            <w:pPr>
              <w:jc w:val="center"/>
              <w:rPr>
                <w:rFonts w:ascii="Arial" w:hAnsi="Arial" w:cs="Arial"/>
                <w:sz w:val="20"/>
                <w:szCs w:val="20"/>
              </w:rPr>
            </w:pPr>
          </w:p>
        </w:tc>
      </w:tr>
      <w:tr w:rsidRPr="000C0662" w:rsidR="00E21134" w:rsidTr="00DA0DA8" w14:paraId="5E887F0B" w14:textId="1BDE2660">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6FCF1A18" w14:textId="77777777">
            <w:pPr>
              <w:jc w:val="center"/>
              <w:rPr>
                <w:rFonts w:ascii="Arial" w:hAnsi="Arial" w:cs="Arial"/>
                <w:sz w:val="20"/>
                <w:szCs w:val="20"/>
              </w:rPr>
            </w:pPr>
            <w:r w:rsidRPr="00870976">
              <w:rPr>
                <w:rFonts w:ascii="Arial" w:hAnsi="Arial" w:cs="Arial"/>
                <w:sz w:val="20"/>
                <w:szCs w:val="20"/>
              </w:rPr>
              <w:t>AuL-ICT.012.1</w:t>
            </w:r>
          </w:p>
          <w:p w:rsidRPr="00870976" w:rsidR="00E21134" w:rsidRDefault="00E21134" w14:paraId="6FE60076" w14:textId="48C95BAF">
            <w:pPr>
              <w:jc w:val="center"/>
              <w:rPr>
                <w:rFonts w:ascii="Arial" w:hAnsi="Arial" w:cs="Arial"/>
                <w:sz w:val="20"/>
                <w:szCs w:val="20"/>
              </w:rPr>
            </w:pPr>
            <w:r w:rsidRPr="00870976">
              <w:rPr>
                <w:rFonts w:ascii="Arial" w:hAnsi="Arial" w:cs="Arial"/>
                <w:sz w:val="20"/>
                <w:szCs w:val="20"/>
              </w:rPr>
              <w:t>AuL-ICT.012.2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5ACAC25"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2C54FC42" w14:textId="77777777">
            <w:pPr>
              <w:spacing w:before="60" w:after="60"/>
              <w:jc w:val="both"/>
              <w:rPr>
                <w:rFonts w:ascii="Arial" w:hAnsi="Arial" w:cs="Arial"/>
                <w:sz w:val="20"/>
                <w:szCs w:val="20"/>
              </w:rPr>
            </w:pPr>
            <w:r w:rsidRPr="00870976">
              <w:rPr>
                <w:rFonts w:ascii="Arial" w:hAnsi="Arial" w:cs="Arial"/>
                <w:sz w:val="20"/>
                <w:szCs w:val="20"/>
              </w:rPr>
              <w:t>La piattaforma tramite cui è effettuato il trattamento di dati, o l’eventuale piattaforma centralizzata di Identity Management ad essa connessa, è configurata in maniera tale da prevedere tecnologie di sincronizzazione al fine di mantenere allineata la data e l'ora associata agli accessi registrati nei log.</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535E2A45" w14:textId="24F94ADA">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3472EB78" w14:textId="77777777">
            <w:pPr>
              <w:jc w:val="center"/>
              <w:rPr>
                <w:rFonts w:ascii="Arial" w:hAnsi="Arial" w:cs="Arial"/>
                <w:sz w:val="20"/>
                <w:szCs w:val="20"/>
              </w:rPr>
            </w:pPr>
          </w:p>
        </w:tc>
      </w:tr>
      <w:tr w:rsidRPr="000C0662" w:rsidR="00E21134" w:rsidTr="00DA0DA8" w14:paraId="68770CB4" w14:textId="37C03615">
        <w:trPr>
          <w:trHeight w:val="565"/>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7A6CEA4F" w14:textId="77777777">
            <w:pPr>
              <w:jc w:val="center"/>
              <w:rPr>
                <w:rFonts w:ascii="Arial" w:hAnsi="Arial" w:cs="Arial"/>
                <w:sz w:val="20"/>
                <w:szCs w:val="20"/>
              </w:rPr>
            </w:pPr>
            <w:r w:rsidRPr="00870976">
              <w:rPr>
                <w:rFonts w:ascii="Arial" w:hAnsi="Arial" w:cs="Arial"/>
                <w:sz w:val="20"/>
                <w:szCs w:val="20"/>
              </w:rPr>
              <w:t>AuL-ICT.013.1</w:t>
            </w:r>
          </w:p>
          <w:p w:rsidRPr="00870976" w:rsidR="00E21134" w:rsidRDefault="00E21134" w14:paraId="357EAB01" w14:textId="7728FC88">
            <w:pPr>
              <w:jc w:val="center"/>
              <w:rPr>
                <w:rFonts w:ascii="Arial" w:hAnsi="Arial" w:cs="Arial"/>
                <w:sz w:val="20"/>
                <w:szCs w:val="20"/>
              </w:rPr>
            </w:pPr>
            <w:r w:rsidRPr="00870976">
              <w:rPr>
                <w:rFonts w:ascii="Arial" w:hAnsi="Arial" w:cs="Arial"/>
                <w:sz w:val="20"/>
                <w:szCs w:val="20"/>
              </w:rPr>
              <w:t>AuL-ICT.013.2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7730F51"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4013F51D" w14:textId="4D452EA1">
            <w:pPr>
              <w:spacing w:before="60" w:after="60"/>
              <w:jc w:val="both"/>
              <w:rPr>
                <w:rFonts w:ascii="Arial" w:hAnsi="Arial" w:cs="Arial"/>
                <w:sz w:val="20"/>
                <w:szCs w:val="20"/>
              </w:rPr>
            </w:pPr>
            <w:r w:rsidRPr="00870976">
              <w:rPr>
                <w:rFonts w:ascii="Arial" w:hAnsi="Arial" w:cs="Arial"/>
                <w:sz w:val="20"/>
                <w:szCs w:val="20"/>
              </w:rPr>
              <w:t>Le registrazioni dei log relativi agli accessi (access log) alla piattaforma degli Addetti IT includono le seguenti informazioni:</w:t>
            </w:r>
          </w:p>
          <w:p w:rsidR="00E05841" w:rsidP="009103F3" w:rsidRDefault="00E21134" w14:paraId="5649C4EA" w14:textId="2D8F31D3">
            <w:pPr>
              <w:spacing w:before="60" w:after="60"/>
              <w:jc w:val="both"/>
              <w:rPr>
                <w:rFonts w:ascii="Arial" w:hAnsi="Arial" w:cs="Arial"/>
                <w:sz w:val="20"/>
                <w:szCs w:val="20"/>
              </w:rPr>
            </w:pPr>
            <w:r w:rsidRPr="00870976">
              <w:rPr>
                <w:rFonts w:ascii="Arial" w:hAnsi="Arial" w:cs="Arial"/>
                <w:sz w:val="20"/>
                <w:szCs w:val="20"/>
              </w:rPr>
              <w:t>- il sistema target e l’eventuale applicazione acceduta;</w:t>
            </w:r>
          </w:p>
          <w:p w:rsidR="00E05841" w:rsidP="009103F3" w:rsidRDefault="00E21134" w14:paraId="0B070FF6" w14:textId="09A4C5B5">
            <w:pPr>
              <w:spacing w:before="60" w:after="60"/>
              <w:jc w:val="both"/>
              <w:rPr>
                <w:rFonts w:ascii="Arial" w:hAnsi="Arial" w:cs="Arial"/>
                <w:sz w:val="20"/>
                <w:szCs w:val="20"/>
              </w:rPr>
            </w:pPr>
            <w:r w:rsidRPr="00870976">
              <w:rPr>
                <w:rFonts w:ascii="Arial" w:hAnsi="Arial" w:cs="Arial"/>
                <w:sz w:val="20"/>
                <w:szCs w:val="20"/>
              </w:rPr>
              <w:t xml:space="preserve">- evento che ha generato il log (login, logout, </w:t>
            </w:r>
            <w:proofErr w:type="spellStart"/>
            <w:r w:rsidRPr="00870976">
              <w:rPr>
                <w:rFonts w:ascii="Arial" w:hAnsi="Arial" w:cs="Arial"/>
                <w:sz w:val="20"/>
                <w:szCs w:val="20"/>
              </w:rPr>
              <w:t>failure</w:t>
            </w:r>
            <w:proofErr w:type="spellEnd"/>
            <w:r w:rsidRPr="00870976">
              <w:rPr>
                <w:rFonts w:ascii="Arial" w:hAnsi="Arial" w:cs="Arial"/>
                <w:sz w:val="20"/>
                <w:szCs w:val="20"/>
              </w:rPr>
              <w:t xml:space="preserve"> login);</w:t>
            </w:r>
          </w:p>
          <w:p w:rsidRPr="00870976" w:rsidR="00E21134" w:rsidP="009103F3" w:rsidRDefault="00E21134" w14:paraId="32DB2B52" w14:textId="6714261D">
            <w:pPr>
              <w:spacing w:before="60" w:after="60"/>
              <w:jc w:val="both"/>
              <w:rPr>
                <w:rFonts w:ascii="Arial" w:hAnsi="Arial" w:cs="Arial"/>
                <w:sz w:val="20"/>
                <w:szCs w:val="20"/>
              </w:rPr>
            </w:pPr>
            <w:r w:rsidRPr="00870976">
              <w:rPr>
                <w:rFonts w:ascii="Arial" w:hAnsi="Arial" w:cs="Arial"/>
                <w:sz w:val="20"/>
                <w:szCs w:val="20"/>
              </w:rPr>
              <w:t>- utenza, data e ora di inizio / fine connessione.</w:t>
            </w:r>
          </w:p>
          <w:p w:rsidRPr="00870976" w:rsidR="009E42E1" w:rsidP="009103F3" w:rsidRDefault="009E42E1" w14:paraId="741F7AFA" w14:textId="4AC060FA">
            <w:pPr>
              <w:spacing w:before="60" w:after="60"/>
              <w:jc w:val="both"/>
              <w:rPr>
                <w:rFonts w:ascii="Arial" w:hAnsi="Arial" w:cs="Arial"/>
                <w:sz w:val="20"/>
                <w:szCs w:val="20"/>
              </w:rPr>
            </w:pPr>
            <w:r w:rsidRPr="00870976">
              <w:rPr>
                <w:rFonts w:ascii="Arial" w:hAnsi="Arial" w:cs="Arial"/>
                <w:b/>
                <w:sz w:val="20"/>
                <w:szCs w:val="20"/>
              </w:rPr>
              <w:t>[M] 5.1.2:</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76BDBFE1" w14:textId="0AB96278">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3E79526" w14:textId="77777777">
            <w:pPr>
              <w:jc w:val="center"/>
              <w:rPr>
                <w:rFonts w:ascii="Arial" w:hAnsi="Arial" w:cs="Arial"/>
                <w:sz w:val="20"/>
                <w:szCs w:val="20"/>
              </w:rPr>
            </w:pPr>
          </w:p>
        </w:tc>
      </w:tr>
      <w:tr w:rsidRPr="000C0662" w:rsidR="00E21134" w:rsidTr="00C404D3" w14:paraId="56F21143" w14:textId="4651C49F">
        <w:trPr>
          <w:trHeight w:val="1455"/>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6A70C181" w14:textId="77777777">
            <w:pPr>
              <w:jc w:val="center"/>
              <w:rPr>
                <w:rFonts w:ascii="Arial" w:hAnsi="Arial" w:cs="Arial"/>
                <w:sz w:val="20"/>
                <w:szCs w:val="20"/>
              </w:rPr>
            </w:pPr>
            <w:r w:rsidRPr="00870976">
              <w:rPr>
                <w:rFonts w:ascii="Arial" w:hAnsi="Arial" w:cs="Arial"/>
                <w:sz w:val="20"/>
                <w:szCs w:val="20"/>
              </w:rPr>
              <w:t>AuL-ICT.014.1</w:t>
            </w:r>
          </w:p>
          <w:p w:rsidRPr="00870976" w:rsidR="00E21134" w:rsidRDefault="00E21134" w14:paraId="3A2F39DF" w14:textId="28FC19A6">
            <w:pPr>
              <w:jc w:val="center"/>
              <w:rPr>
                <w:rFonts w:ascii="Arial" w:hAnsi="Arial" w:cs="Arial"/>
                <w:sz w:val="20"/>
                <w:szCs w:val="20"/>
              </w:rPr>
            </w:pPr>
            <w:r w:rsidRPr="00870976">
              <w:rPr>
                <w:rFonts w:ascii="Arial" w:hAnsi="Arial" w:cs="Arial"/>
                <w:sz w:val="20"/>
                <w:szCs w:val="20"/>
              </w:rPr>
              <w:t>AuL-ICT.014.2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0CBE9BE"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10E139D4" w14:textId="739D3B4C">
            <w:pPr>
              <w:spacing w:before="60" w:after="60"/>
              <w:jc w:val="both"/>
              <w:rPr>
                <w:rFonts w:ascii="Arial" w:hAnsi="Arial" w:cs="Arial"/>
                <w:sz w:val="20"/>
                <w:szCs w:val="20"/>
              </w:rPr>
            </w:pPr>
            <w:r w:rsidRPr="00870976">
              <w:rPr>
                <w:rFonts w:ascii="Arial" w:hAnsi="Arial" w:cs="Arial"/>
                <w:sz w:val="20"/>
                <w:szCs w:val="20"/>
              </w:rPr>
              <w:t>Nel caso gli End User Autorizzati si configurino come Amministratori di Sistema IT, le registrazioni dei log di accesso (access log) degli stessi all'applicativo includono le seguenti informazioni:</w:t>
            </w:r>
          </w:p>
          <w:p w:rsidR="00E05841" w:rsidP="009103F3" w:rsidRDefault="00E21134" w14:paraId="228C48C1" w14:textId="6394F3D0">
            <w:pPr>
              <w:spacing w:before="60" w:after="60"/>
              <w:jc w:val="both"/>
              <w:rPr>
                <w:rFonts w:ascii="Arial" w:hAnsi="Arial" w:cs="Arial"/>
                <w:sz w:val="20"/>
                <w:szCs w:val="20"/>
              </w:rPr>
            </w:pPr>
            <w:r w:rsidRPr="00870976">
              <w:rPr>
                <w:rFonts w:ascii="Arial" w:hAnsi="Arial" w:cs="Arial"/>
                <w:sz w:val="20"/>
                <w:szCs w:val="20"/>
              </w:rPr>
              <w:t>- il sistema target e l’eventuale applicazione acceduta;</w:t>
            </w:r>
          </w:p>
          <w:p w:rsidR="00E05841" w:rsidP="009103F3" w:rsidRDefault="00E21134" w14:paraId="110EB32F" w14:textId="0640BF12">
            <w:pPr>
              <w:spacing w:before="60" w:after="60"/>
              <w:jc w:val="both"/>
              <w:rPr>
                <w:rFonts w:ascii="Arial" w:hAnsi="Arial" w:cs="Arial"/>
                <w:sz w:val="20"/>
                <w:szCs w:val="20"/>
              </w:rPr>
            </w:pPr>
            <w:r w:rsidRPr="00870976">
              <w:rPr>
                <w:rFonts w:ascii="Arial" w:hAnsi="Arial" w:cs="Arial"/>
                <w:sz w:val="20"/>
                <w:szCs w:val="20"/>
              </w:rPr>
              <w:t xml:space="preserve">- evento che ha generato il log (login, logout, </w:t>
            </w:r>
            <w:proofErr w:type="spellStart"/>
            <w:r w:rsidRPr="00870976">
              <w:rPr>
                <w:rFonts w:ascii="Arial" w:hAnsi="Arial" w:cs="Arial"/>
                <w:sz w:val="20"/>
                <w:szCs w:val="20"/>
              </w:rPr>
              <w:t>failure</w:t>
            </w:r>
            <w:proofErr w:type="spellEnd"/>
            <w:r w:rsidRPr="00870976">
              <w:rPr>
                <w:rFonts w:ascii="Arial" w:hAnsi="Arial" w:cs="Arial"/>
                <w:sz w:val="20"/>
                <w:szCs w:val="20"/>
              </w:rPr>
              <w:t xml:space="preserve"> login);</w:t>
            </w:r>
          </w:p>
          <w:p w:rsidR="00E05841" w:rsidP="009103F3" w:rsidRDefault="00E21134" w14:paraId="2D7DE983" w14:textId="77777777">
            <w:pPr>
              <w:spacing w:before="60" w:after="60"/>
              <w:jc w:val="both"/>
              <w:rPr>
                <w:rFonts w:ascii="Arial" w:hAnsi="Arial" w:cs="Arial"/>
                <w:sz w:val="20"/>
                <w:szCs w:val="20"/>
              </w:rPr>
            </w:pPr>
            <w:r w:rsidRPr="00870976">
              <w:rPr>
                <w:rFonts w:ascii="Arial" w:hAnsi="Arial" w:cs="Arial"/>
                <w:sz w:val="20"/>
                <w:szCs w:val="20"/>
              </w:rPr>
              <w:t>- utenza, data e ora di inizio / fine connessione.</w:t>
            </w:r>
          </w:p>
          <w:p w:rsidRPr="00870976" w:rsidR="004746D3" w:rsidP="009103F3" w:rsidRDefault="004746D3" w14:paraId="69D2EDAC" w14:textId="7B13B2B7">
            <w:pPr>
              <w:spacing w:before="60" w:after="60"/>
              <w:jc w:val="both"/>
              <w:rPr>
                <w:rFonts w:ascii="Arial" w:hAnsi="Arial" w:cs="Arial"/>
                <w:sz w:val="20"/>
                <w:szCs w:val="20"/>
              </w:rPr>
            </w:pPr>
            <w:r w:rsidRPr="00870976">
              <w:rPr>
                <w:rFonts w:ascii="Arial" w:hAnsi="Arial" w:cs="Arial"/>
                <w:b/>
                <w:sz w:val="20"/>
                <w:szCs w:val="20"/>
              </w:rPr>
              <w:t>[M] 5.1.2:</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5BF4BC8B" w14:textId="44CDAC34">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49F0DE3B" w14:textId="77777777">
            <w:pPr>
              <w:jc w:val="center"/>
              <w:rPr>
                <w:rFonts w:ascii="Arial" w:hAnsi="Arial" w:cs="Arial"/>
                <w:sz w:val="20"/>
                <w:szCs w:val="20"/>
              </w:rPr>
            </w:pPr>
          </w:p>
        </w:tc>
      </w:tr>
      <w:tr w:rsidRPr="000C0662" w:rsidR="00E21134" w:rsidTr="00C404D3" w14:paraId="15E7D7FF" w14:textId="388A4870">
        <w:trPr>
          <w:trHeight w:val="805"/>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4C7FE876" w14:textId="77777777">
            <w:pPr>
              <w:jc w:val="center"/>
              <w:rPr>
                <w:rFonts w:ascii="Arial" w:hAnsi="Arial" w:cs="Arial"/>
                <w:sz w:val="20"/>
                <w:szCs w:val="20"/>
              </w:rPr>
            </w:pPr>
            <w:r w:rsidRPr="00870976">
              <w:rPr>
                <w:rFonts w:ascii="Arial" w:hAnsi="Arial" w:cs="Arial"/>
                <w:sz w:val="20"/>
                <w:szCs w:val="20"/>
              </w:rPr>
              <w:t>Bck-ICT.002.1</w:t>
            </w:r>
          </w:p>
          <w:p w:rsidRPr="00870976" w:rsidR="00E21134" w:rsidRDefault="00E21134" w14:paraId="1F8D1F58" w14:textId="5274236D">
            <w:pPr>
              <w:jc w:val="center"/>
              <w:rPr>
                <w:rFonts w:ascii="Arial" w:hAnsi="Arial" w:cs="Arial"/>
                <w:sz w:val="20"/>
                <w:szCs w:val="20"/>
              </w:rPr>
            </w:pPr>
            <w:r w:rsidRPr="00870976">
              <w:rPr>
                <w:rFonts w:ascii="Arial" w:hAnsi="Arial" w:cs="Arial"/>
                <w:sz w:val="20"/>
                <w:szCs w:val="20"/>
              </w:rPr>
              <w:t>Bck-ICT.002.2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3F82AF2" w14:textId="77777777">
            <w:pPr>
              <w:jc w:val="center"/>
              <w:rPr>
                <w:rFonts w:ascii="Arial" w:hAnsi="Arial" w:cs="Arial"/>
                <w:sz w:val="20"/>
                <w:szCs w:val="20"/>
              </w:rPr>
            </w:pPr>
            <w:r w:rsidRPr="00870976">
              <w:rPr>
                <w:rFonts w:ascii="Arial" w:hAnsi="Arial" w:cs="Arial"/>
                <w:sz w:val="20"/>
                <w:szCs w:val="20"/>
              </w:rPr>
              <w:t>Back-up</w:t>
            </w:r>
          </w:p>
        </w:tc>
        <w:tc>
          <w:tcPr>
            <w:tcW w:w="2144" w:type="pct"/>
            <w:tcBorders>
              <w:top w:val="nil"/>
              <w:left w:val="nil"/>
              <w:bottom w:val="single" w:color="auto" w:sz="4" w:space="0"/>
              <w:right w:val="single" w:color="auto" w:sz="4" w:space="0"/>
            </w:tcBorders>
            <w:shd w:val="clear" w:color="auto" w:fill="auto"/>
            <w:vAlign w:val="center"/>
            <w:hideMark/>
          </w:tcPr>
          <w:p w:rsidRPr="00626D0A" w:rsidR="00E21134" w:rsidP="009103F3" w:rsidRDefault="00E21134" w14:paraId="6E370FDD" w14:textId="240A2D26">
            <w:pPr>
              <w:spacing w:before="60" w:after="60"/>
              <w:jc w:val="both"/>
              <w:rPr>
                <w:rFonts w:ascii="Arial" w:hAnsi="Arial" w:cs="Arial"/>
                <w:sz w:val="20"/>
                <w:szCs w:val="20"/>
              </w:rPr>
            </w:pPr>
            <w:r w:rsidRPr="00870976">
              <w:rPr>
                <w:rFonts w:ascii="Arial" w:hAnsi="Arial" w:cs="Arial"/>
                <w:sz w:val="20"/>
                <w:szCs w:val="20"/>
              </w:rPr>
              <w:t>Al fine di garantire la disponibilità e l’integrità dei dati è prevista la definizione e l'esecuzione di procedure di backup con cadenza almeno settimanale per i dati di configurazione e</w:t>
            </w:r>
            <w:r w:rsidRPr="00870976">
              <w:rPr>
                <w:rFonts w:ascii="Arial" w:hAnsi="Arial" w:cs="Arial"/>
                <w:color w:val="FF0000"/>
                <w:sz w:val="20"/>
                <w:szCs w:val="20"/>
              </w:rPr>
              <w:t xml:space="preserve"> </w:t>
            </w:r>
            <w:r w:rsidRPr="00870976">
              <w:rPr>
                <w:rFonts w:ascii="Arial" w:hAnsi="Arial" w:cs="Arial"/>
                <w:sz w:val="20"/>
                <w:szCs w:val="20"/>
              </w:rPr>
              <w:t xml:space="preserve">per i dati del </w:t>
            </w:r>
            <w:r w:rsidRPr="00626D0A">
              <w:rPr>
                <w:rFonts w:ascii="Arial" w:hAnsi="Arial" w:cs="Arial"/>
                <w:sz w:val="20"/>
                <w:szCs w:val="20"/>
              </w:rPr>
              <w:t>Cliente.</w:t>
            </w:r>
          </w:p>
          <w:p w:rsidRPr="00870976" w:rsidR="004746D3" w:rsidP="00626D0A" w:rsidRDefault="004746D3" w14:paraId="62942D53" w14:textId="78F3CF23">
            <w:pPr>
              <w:spacing w:before="60" w:after="60"/>
              <w:jc w:val="both"/>
              <w:rPr>
                <w:rFonts w:ascii="Arial" w:hAnsi="Arial" w:cs="Arial"/>
                <w:sz w:val="20"/>
                <w:szCs w:val="20"/>
              </w:rPr>
            </w:pPr>
            <w:r w:rsidRPr="00870976">
              <w:rPr>
                <w:rFonts w:ascii="Arial" w:hAnsi="Arial" w:cs="Arial"/>
                <w:b/>
                <w:sz w:val="20"/>
                <w:szCs w:val="20"/>
              </w:rPr>
              <w:t>[M] 10.1.1:</w:t>
            </w:r>
            <w:r w:rsidR="00626D0A">
              <w:rPr>
                <w:rFonts w:ascii="Arial" w:hAnsi="Arial" w:cs="Arial"/>
                <w:b/>
                <w:sz w:val="20"/>
                <w:szCs w:val="20"/>
              </w:rPr>
              <w:t xml:space="preserve"> -</w:t>
            </w:r>
            <w:r w:rsidRPr="00870976">
              <w:rPr>
                <w:rFonts w:ascii="Arial" w:hAnsi="Arial" w:cs="Arial"/>
                <w:sz w:val="20"/>
                <w:szCs w:val="20"/>
              </w:rPr>
              <w:t xml:space="preserve"> </w:t>
            </w:r>
            <w:r w:rsidRPr="00035D56">
              <w:rPr>
                <w:rFonts w:ascii="Arial" w:hAnsi="Arial" w:cs="Arial"/>
                <w:b/>
                <w:sz w:val="20"/>
                <w:szCs w:val="20"/>
              </w:rPr>
              <w:t>[M] 10.3.1:</w:t>
            </w:r>
            <w:r w:rsidR="00626D0A">
              <w:rPr>
                <w:rFonts w:ascii="Arial" w:hAnsi="Arial" w:cs="Arial"/>
                <w:b/>
                <w:sz w:val="20"/>
                <w:szCs w:val="20"/>
              </w:rPr>
              <w:t xml:space="preserve"> - </w:t>
            </w:r>
            <w:r w:rsidRPr="00870976">
              <w:rPr>
                <w:rFonts w:ascii="Arial" w:hAnsi="Arial" w:cs="Arial"/>
                <w:b/>
                <w:sz w:val="20"/>
                <w:szCs w:val="20"/>
              </w:rPr>
              <w:t>[M] 10.4.1: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699BB7D2" w14:textId="21542082">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C09C3B6" w14:textId="77777777">
            <w:pPr>
              <w:jc w:val="center"/>
              <w:rPr>
                <w:rFonts w:ascii="Arial" w:hAnsi="Arial" w:cs="Arial"/>
                <w:sz w:val="20"/>
                <w:szCs w:val="20"/>
              </w:rPr>
            </w:pPr>
          </w:p>
        </w:tc>
      </w:tr>
      <w:tr w:rsidRPr="000C0662" w:rsidR="00E21134" w:rsidTr="00C404D3" w14:paraId="0B7FD1C6" w14:textId="0DA5DA7D">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125E55DD" w14:textId="77777777">
            <w:pPr>
              <w:jc w:val="center"/>
              <w:rPr>
                <w:rFonts w:ascii="Arial" w:hAnsi="Arial" w:cs="Arial"/>
                <w:sz w:val="20"/>
                <w:szCs w:val="20"/>
              </w:rPr>
            </w:pPr>
            <w:r w:rsidRPr="00870976">
              <w:rPr>
                <w:rFonts w:ascii="Arial" w:hAnsi="Arial" w:cs="Arial"/>
                <w:sz w:val="20"/>
                <w:szCs w:val="20"/>
              </w:rPr>
              <w:t>CdA-ICT.002.1</w:t>
            </w:r>
          </w:p>
          <w:p w:rsidRPr="00870976" w:rsidR="00E21134" w:rsidRDefault="00E21134" w14:paraId="7A5609E8" w14:textId="6205C4DE">
            <w:pPr>
              <w:jc w:val="center"/>
              <w:rPr>
                <w:rFonts w:ascii="Arial" w:hAnsi="Arial" w:cs="Arial"/>
                <w:sz w:val="20"/>
                <w:szCs w:val="20"/>
              </w:rPr>
            </w:pPr>
            <w:r w:rsidRPr="00870976">
              <w:rPr>
                <w:rFonts w:ascii="Arial" w:hAnsi="Arial" w:cs="Arial"/>
                <w:sz w:val="20"/>
                <w:szCs w:val="20"/>
              </w:rPr>
              <w:t>CdA-ICT.002.2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1C6F2EE"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2A5E3F7" w14:textId="27A76B21">
            <w:pPr>
              <w:spacing w:before="60" w:after="60"/>
              <w:jc w:val="both"/>
              <w:rPr>
                <w:rFonts w:ascii="Arial" w:hAnsi="Arial" w:cs="Arial"/>
                <w:sz w:val="20"/>
                <w:szCs w:val="20"/>
              </w:rPr>
            </w:pPr>
            <w:r w:rsidRPr="00870976">
              <w:rPr>
                <w:rFonts w:ascii="Arial" w:hAnsi="Arial" w:cs="Arial"/>
                <w:sz w:val="20"/>
                <w:szCs w:val="20"/>
              </w:rPr>
              <w:t>Tutti i profili di accesso e le politiche di gestione delle utenze degli Addetti IT (interni ed esterni) delle piattaforme sono verificati e aggiornati. Tale verifica avviene con frequenza almeno annuale o comunque a seguito di eventi significativi (es. cambi organizzativi, evoluzioni di sistema, etc.)</w:t>
            </w:r>
            <w:r w:rsidRPr="00870976" w:rsidR="004746D3">
              <w:rPr>
                <w:rFonts w:ascii="Arial" w:hAnsi="Arial" w:cs="Arial"/>
                <w:sz w:val="20"/>
                <w:szCs w:val="20"/>
              </w:rPr>
              <w:t>.</w:t>
            </w:r>
          </w:p>
          <w:p w:rsidRPr="00870976" w:rsidR="004746D3" w:rsidP="009103F3" w:rsidRDefault="004746D3" w14:paraId="586272CB" w14:textId="217EA0FF">
            <w:pPr>
              <w:spacing w:before="60" w:after="60"/>
              <w:jc w:val="both"/>
              <w:rPr>
                <w:rFonts w:ascii="Arial" w:hAnsi="Arial" w:cs="Arial"/>
                <w:sz w:val="20"/>
                <w:szCs w:val="20"/>
              </w:rPr>
            </w:pPr>
            <w:r w:rsidRPr="00870976">
              <w:rPr>
                <w:rFonts w:ascii="Arial" w:hAnsi="Arial" w:cs="Arial"/>
                <w:b/>
                <w:sz w:val="20"/>
                <w:szCs w:val="20"/>
              </w:rPr>
              <w:t>[M] 5.1.1: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53DAC9E2" w14:textId="336FD7FF">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EBB97D2" w14:textId="77777777">
            <w:pPr>
              <w:jc w:val="center"/>
              <w:rPr>
                <w:rFonts w:ascii="Arial" w:hAnsi="Arial" w:cs="Arial"/>
                <w:sz w:val="20"/>
                <w:szCs w:val="20"/>
              </w:rPr>
            </w:pPr>
          </w:p>
        </w:tc>
      </w:tr>
      <w:tr w:rsidRPr="000C0662" w:rsidR="00E21134" w:rsidTr="00DA0DA8" w14:paraId="0D398430" w14:textId="6DBC25C8">
        <w:trPr>
          <w:trHeight w:val="144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436D3719" w14:textId="77777777">
            <w:pPr>
              <w:jc w:val="center"/>
              <w:rPr>
                <w:rFonts w:ascii="Arial" w:hAnsi="Arial" w:cs="Arial"/>
                <w:sz w:val="20"/>
                <w:szCs w:val="20"/>
              </w:rPr>
            </w:pPr>
            <w:r w:rsidRPr="00870976">
              <w:rPr>
                <w:rFonts w:ascii="Arial" w:hAnsi="Arial" w:cs="Arial"/>
                <w:sz w:val="20"/>
                <w:szCs w:val="20"/>
              </w:rPr>
              <w:t>CdA-ICT.003.1</w:t>
            </w:r>
          </w:p>
          <w:p w:rsidRPr="00870976" w:rsidR="00E21134" w:rsidRDefault="00E21134" w14:paraId="419F5745" w14:textId="4810B143">
            <w:pPr>
              <w:jc w:val="center"/>
              <w:rPr>
                <w:rFonts w:ascii="Arial" w:hAnsi="Arial" w:cs="Arial"/>
                <w:sz w:val="20"/>
                <w:szCs w:val="20"/>
              </w:rPr>
            </w:pPr>
            <w:r w:rsidRPr="00870976">
              <w:rPr>
                <w:rFonts w:ascii="Arial" w:hAnsi="Arial" w:cs="Arial"/>
                <w:sz w:val="20"/>
                <w:szCs w:val="20"/>
              </w:rPr>
              <w:t>CdA-ICT.003.2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8E3D0B4"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06A4F57A" w14:textId="69D63095">
            <w:pPr>
              <w:spacing w:before="60" w:after="60"/>
              <w:jc w:val="both"/>
              <w:rPr>
                <w:rFonts w:ascii="Arial" w:hAnsi="Arial" w:cs="Arial"/>
                <w:sz w:val="20"/>
                <w:szCs w:val="20"/>
              </w:rPr>
            </w:pPr>
            <w:r w:rsidRPr="00870976">
              <w:rPr>
                <w:rFonts w:ascii="Arial" w:hAnsi="Arial" w:cs="Arial"/>
                <w:sz w:val="20"/>
                <w:szCs w:val="20"/>
              </w:rPr>
              <w:t xml:space="preserve">Il Gestore, o un suo delegato, autorizza </w:t>
            </w:r>
            <w:r w:rsidR="00035D56">
              <w:rPr>
                <w:rFonts w:ascii="Arial" w:hAnsi="Arial" w:cs="Arial"/>
                <w:sz w:val="20"/>
                <w:szCs w:val="20"/>
              </w:rPr>
              <w:t>le utenze de</w:t>
            </w:r>
            <w:r w:rsidRPr="00870976">
              <w:rPr>
                <w:rFonts w:ascii="Arial" w:hAnsi="Arial" w:cs="Arial"/>
                <w:sz w:val="20"/>
                <w:szCs w:val="20"/>
              </w:rPr>
              <w:t>gli Addetti IT all'accesso ai dati nella fase di creazione, modifica o monitoraggio (gestione credenziali di accesso).</w:t>
            </w:r>
          </w:p>
          <w:p w:rsidRPr="00870976" w:rsidR="004746D3" w:rsidP="009103F3" w:rsidRDefault="004746D3" w14:paraId="76CA4CAC" w14:textId="7C11A211">
            <w:pPr>
              <w:spacing w:before="60" w:after="60"/>
              <w:jc w:val="both"/>
              <w:rPr>
                <w:rFonts w:ascii="Arial" w:hAnsi="Arial" w:cs="Arial"/>
                <w:sz w:val="20"/>
                <w:szCs w:val="20"/>
              </w:rPr>
            </w:pPr>
            <w:r w:rsidRPr="00870976">
              <w:rPr>
                <w:rFonts w:ascii="Arial" w:hAnsi="Arial" w:cs="Arial"/>
                <w:b/>
                <w:sz w:val="20"/>
                <w:szCs w:val="20"/>
              </w:rPr>
              <w:t>[M] 5.2.1: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49EC6708" w14:textId="5DB4D1B3">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6026955" w14:textId="77777777">
            <w:pPr>
              <w:jc w:val="center"/>
              <w:rPr>
                <w:rFonts w:ascii="Arial" w:hAnsi="Arial" w:cs="Arial"/>
                <w:sz w:val="20"/>
                <w:szCs w:val="20"/>
              </w:rPr>
            </w:pPr>
          </w:p>
        </w:tc>
      </w:tr>
      <w:tr w:rsidRPr="000C0662" w:rsidR="00E21134" w:rsidTr="00C404D3" w14:paraId="12E7E131" w14:textId="058FCF81">
        <w:trPr>
          <w:trHeight w:val="933"/>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02EBCD5C" w14:textId="77777777">
            <w:pPr>
              <w:jc w:val="center"/>
              <w:rPr>
                <w:rFonts w:ascii="Arial" w:hAnsi="Arial" w:cs="Arial"/>
                <w:sz w:val="20"/>
                <w:szCs w:val="20"/>
              </w:rPr>
            </w:pPr>
            <w:r w:rsidRPr="00870976">
              <w:rPr>
                <w:rFonts w:ascii="Arial" w:hAnsi="Arial" w:cs="Arial"/>
                <w:sz w:val="20"/>
                <w:szCs w:val="20"/>
              </w:rPr>
              <w:t>CdA-ICT.004.1</w:t>
            </w:r>
          </w:p>
          <w:p w:rsidRPr="00870976" w:rsidR="00E21134" w:rsidRDefault="00E21134" w14:paraId="7290D696" w14:textId="4FE7992A">
            <w:pPr>
              <w:jc w:val="center"/>
              <w:rPr>
                <w:rFonts w:ascii="Arial" w:hAnsi="Arial" w:cs="Arial"/>
                <w:sz w:val="20"/>
                <w:szCs w:val="20"/>
              </w:rPr>
            </w:pPr>
            <w:r w:rsidRPr="00870976">
              <w:rPr>
                <w:rFonts w:ascii="Arial" w:hAnsi="Arial" w:cs="Arial"/>
                <w:sz w:val="20"/>
                <w:szCs w:val="20"/>
              </w:rPr>
              <w:t>CdA-ICT.004.2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853EB1"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2649D2D" w14:textId="77777777">
            <w:pPr>
              <w:spacing w:before="60" w:after="60"/>
              <w:jc w:val="both"/>
              <w:rPr>
                <w:rFonts w:ascii="Arial" w:hAnsi="Arial" w:cs="Arial"/>
                <w:sz w:val="20"/>
                <w:szCs w:val="20"/>
              </w:rPr>
            </w:pPr>
            <w:r w:rsidRPr="00870976">
              <w:rPr>
                <w:rFonts w:ascii="Arial" w:hAnsi="Arial" w:cs="Arial"/>
                <w:sz w:val="20"/>
                <w:szCs w:val="20"/>
              </w:rPr>
              <w:t>Gli amministratori di sistema sono stati formalmente nominati.</w:t>
            </w:r>
          </w:p>
          <w:p w:rsidRPr="00870976" w:rsidR="004746D3" w:rsidP="009103F3" w:rsidRDefault="004746D3" w14:paraId="47C2CC11" w14:textId="7B5121F2">
            <w:pPr>
              <w:spacing w:before="60" w:after="60"/>
              <w:jc w:val="both"/>
              <w:rPr>
                <w:rFonts w:ascii="Arial" w:hAnsi="Arial" w:cs="Arial"/>
                <w:sz w:val="20"/>
                <w:szCs w:val="20"/>
              </w:rPr>
            </w:pPr>
            <w:r w:rsidRPr="00870976">
              <w:rPr>
                <w:rFonts w:ascii="Arial" w:hAnsi="Arial" w:cs="Arial"/>
                <w:b/>
                <w:sz w:val="20"/>
                <w:szCs w:val="20"/>
              </w:rPr>
              <w:t>[M] 5.2.1: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171B71C2" w14:textId="64BE1106">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918315F" w14:textId="77777777">
            <w:pPr>
              <w:jc w:val="center"/>
              <w:rPr>
                <w:rFonts w:ascii="Arial" w:hAnsi="Arial" w:cs="Arial"/>
                <w:sz w:val="20"/>
                <w:szCs w:val="20"/>
              </w:rPr>
            </w:pPr>
          </w:p>
        </w:tc>
      </w:tr>
      <w:tr w:rsidRPr="000C0662" w:rsidR="00E21134" w:rsidTr="00DA0DA8" w14:paraId="2EA3191F" w14:textId="302AFB7B">
        <w:trPr>
          <w:trHeight w:val="991"/>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33A56D68" w14:textId="77777777">
            <w:pPr>
              <w:jc w:val="center"/>
              <w:rPr>
                <w:rFonts w:ascii="Arial" w:hAnsi="Arial" w:cs="Arial"/>
                <w:sz w:val="20"/>
                <w:szCs w:val="20"/>
              </w:rPr>
            </w:pPr>
            <w:r w:rsidRPr="00870976">
              <w:rPr>
                <w:rFonts w:ascii="Arial" w:hAnsi="Arial" w:cs="Arial"/>
                <w:sz w:val="20"/>
                <w:szCs w:val="20"/>
              </w:rPr>
              <w:t>CdA-ICT.005.1</w:t>
            </w:r>
          </w:p>
          <w:p w:rsidRPr="00870976" w:rsidR="00E21134" w:rsidRDefault="00E21134" w14:paraId="64B6D3BD" w14:textId="2B31E185">
            <w:pPr>
              <w:jc w:val="center"/>
              <w:rPr>
                <w:rFonts w:ascii="Arial" w:hAnsi="Arial" w:cs="Arial"/>
                <w:sz w:val="20"/>
                <w:szCs w:val="20"/>
              </w:rPr>
            </w:pPr>
            <w:r w:rsidRPr="00870976">
              <w:rPr>
                <w:rFonts w:ascii="Arial" w:hAnsi="Arial" w:cs="Arial"/>
                <w:sz w:val="20"/>
                <w:szCs w:val="20"/>
              </w:rPr>
              <w:t>CdA-ICT.005.2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4E5E9AD"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2D31FA3D" w14:textId="77777777">
            <w:pPr>
              <w:spacing w:before="60" w:after="60"/>
              <w:jc w:val="both"/>
              <w:rPr>
                <w:rFonts w:ascii="Arial" w:hAnsi="Arial" w:cs="Arial"/>
                <w:sz w:val="20"/>
                <w:szCs w:val="20"/>
              </w:rPr>
            </w:pPr>
            <w:r w:rsidRPr="00870976">
              <w:rPr>
                <w:rFonts w:ascii="Arial" w:hAnsi="Arial" w:cs="Arial"/>
                <w:sz w:val="20"/>
                <w:szCs w:val="20"/>
              </w:rPr>
              <w:t>Per una gestione delle credenziali di autenticazione, la piattaforma, o l’eventuale piattaforma centralizzata di Identity Management ad essa connessa, è configurata in modo tale da associare a ciascun</w:t>
            </w:r>
            <w:ins w:author="Pernaselci Alessandro" w:date="2025-04-23T09:41:00Z" w:id="56">
              <w:r w:rsidR="009647B5">
                <w:rPr>
                  <w:rFonts w:ascii="Arial" w:hAnsi="Arial" w:cs="Arial"/>
                  <w:sz w:val="20"/>
                  <w:szCs w:val="20"/>
                </w:rPr>
                <w:t>a</w:t>
              </w:r>
            </w:ins>
            <w:r w:rsidRPr="00870976">
              <w:rPr>
                <w:rFonts w:ascii="Arial" w:hAnsi="Arial" w:cs="Arial"/>
                <w:sz w:val="20"/>
                <w:szCs w:val="20"/>
              </w:rPr>
              <w:t xml:space="preserve"> utenza dedicata agli Addetti IT credenziali di autenticazione individuali (costituite da una User-ID e un dispositivo di autenticazione - ad es. password).</w:t>
            </w:r>
          </w:p>
          <w:p w:rsidRPr="00870976" w:rsidR="00E21134" w:rsidP="009103F3" w:rsidRDefault="00E21134" w14:paraId="7C1F165F" w14:textId="6C630133">
            <w:pPr>
              <w:spacing w:before="60" w:after="60"/>
              <w:jc w:val="both"/>
              <w:rPr>
                <w:rFonts w:ascii="Arial" w:hAnsi="Arial" w:cs="Arial"/>
                <w:sz w:val="20"/>
                <w:szCs w:val="20"/>
              </w:rPr>
            </w:pPr>
            <w:r w:rsidRPr="00870976">
              <w:rPr>
                <w:rFonts w:ascii="Arial" w:hAnsi="Arial" w:cs="Arial"/>
                <w:sz w:val="20"/>
                <w:szCs w:val="20"/>
              </w:rPr>
              <w:t>La piattaforma, inoltre, deve prevedere all'accesso meccanismi automatici di verifica delle stesse</w:t>
            </w:r>
            <w:r w:rsidRPr="00870976" w:rsidR="004746D3">
              <w:rPr>
                <w:rFonts w:ascii="Arial" w:hAnsi="Arial" w:cs="Arial"/>
                <w:sz w:val="20"/>
                <w:szCs w:val="20"/>
              </w:rPr>
              <w:t>.</w:t>
            </w:r>
          </w:p>
          <w:p w:rsidRPr="00870976" w:rsidR="004746D3" w:rsidP="009103F3" w:rsidRDefault="004746D3" w14:paraId="134280E5" w14:textId="3AC3E830">
            <w:pPr>
              <w:spacing w:before="60" w:after="60"/>
              <w:jc w:val="both"/>
              <w:rPr>
                <w:rFonts w:ascii="Arial" w:hAnsi="Arial" w:cs="Arial"/>
                <w:sz w:val="20"/>
                <w:szCs w:val="20"/>
              </w:rPr>
            </w:pPr>
            <w:r w:rsidRPr="00870976">
              <w:rPr>
                <w:rFonts w:ascii="Arial" w:hAnsi="Arial" w:cs="Arial"/>
                <w:b/>
                <w:sz w:val="20"/>
                <w:szCs w:val="20"/>
              </w:rPr>
              <w:t>[M] 5.10.2:</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79578C02" w14:textId="5BD4F1C9">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BFE5BCC" w14:textId="77777777">
            <w:pPr>
              <w:jc w:val="center"/>
              <w:rPr>
                <w:rFonts w:ascii="Arial" w:hAnsi="Arial" w:cs="Arial"/>
                <w:sz w:val="20"/>
                <w:szCs w:val="20"/>
              </w:rPr>
            </w:pPr>
          </w:p>
        </w:tc>
      </w:tr>
      <w:tr w:rsidRPr="000C0662" w:rsidR="00E21134" w:rsidTr="00DA0DA8" w14:paraId="6FF27C14" w14:textId="68149133">
        <w:trPr>
          <w:trHeight w:val="707"/>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1B657A81" w14:textId="77777777">
            <w:pPr>
              <w:jc w:val="center"/>
              <w:rPr>
                <w:rFonts w:ascii="Arial" w:hAnsi="Arial" w:cs="Arial"/>
                <w:sz w:val="20"/>
                <w:szCs w:val="20"/>
              </w:rPr>
            </w:pPr>
            <w:r w:rsidRPr="00870976">
              <w:rPr>
                <w:rFonts w:ascii="Arial" w:hAnsi="Arial" w:cs="Arial"/>
                <w:sz w:val="20"/>
                <w:szCs w:val="20"/>
              </w:rPr>
              <w:t>CdA-ICT.006.1</w:t>
            </w:r>
          </w:p>
          <w:p w:rsidRPr="00870976" w:rsidR="00E21134" w:rsidRDefault="00E21134" w14:paraId="42077F6C" w14:textId="7159C19C">
            <w:pPr>
              <w:jc w:val="center"/>
              <w:rPr>
                <w:rFonts w:ascii="Arial" w:hAnsi="Arial" w:cs="Arial"/>
                <w:sz w:val="20"/>
                <w:szCs w:val="20"/>
              </w:rPr>
            </w:pPr>
            <w:r w:rsidRPr="00870976">
              <w:rPr>
                <w:rFonts w:ascii="Arial" w:hAnsi="Arial" w:cs="Arial"/>
                <w:sz w:val="20"/>
                <w:szCs w:val="20"/>
              </w:rPr>
              <w:t>CdA-ICT.006.2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4B01ED0"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6209B5" w14:paraId="2E37E469" w14:textId="77777777">
            <w:pPr>
              <w:spacing w:before="60" w:after="60"/>
              <w:jc w:val="both"/>
              <w:rPr>
                <w:rFonts w:ascii="Arial" w:hAnsi="Arial" w:cs="Arial"/>
                <w:sz w:val="20"/>
                <w:szCs w:val="20"/>
              </w:rPr>
            </w:pPr>
            <w:r w:rsidRPr="00AB0E09">
              <w:rPr>
                <w:rFonts w:ascii="Arial" w:hAnsi="Arial" w:cs="Arial"/>
                <w:sz w:val="20"/>
                <w:szCs w:val="20"/>
              </w:rPr>
              <w:t>Per una gestione delle credenziali di autenticazione, la piattaforma, o l’eventuale piattaforma centralizzata di Identity Management ad essa connessa, è configurata in modo tale da associare a ciascun</w:t>
            </w:r>
            <w:ins w:author="Pernaselci Alessandro" w:date="2025-04-23T09:41:00Z" w:id="57">
              <w:r w:rsidR="009647B5">
                <w:rPr>
                  <w:rFonts w:ascii="Arial" w:hAnsi="Arial" w:cs="Arial"/>
                  <w:sz w:val="20"/>
                  <w:szCs w:val="20"/>
                </w:rPr>
                <w:t>a</w:t>
              </w:r>
            </w:ins>
            <w:r w:rsidRPr="00AB0E09">
              <w:rPr>
                <w:rFonts w:ascii="Arial" w:hAnsi="Arial" w:cs="Arial"/>
                <w:sz w:val="20"/>
                <w:szCs w:val="20"/>
              </w:rPr>
              <w:t xml:space="preserve"> utenza dedicata agli End User Autorizzati credenziali di autenticazione individuali (costituite da una User-ID e un dispositivo di autenticazione - ad es. password).</w:t>
            </w:r>
          </w:p>
          <w:p w:rsidRPr="00AB0E09" w:rsidR="006209B5" w:rsidP="009103F3" w:rsidRDefault="006209B5" w14:paraId="5C1979EE" w14:textId="1F197205">
            <w:pPr>
              <w:spacing w:before="60" w:after="60"/>
              <w:jc w:val="both"/>
              <w:rPr>
                <w:rFonts w:ascii="Arial" w:hAnsi="Arial" w:cs="Arial"/>
                <w:sz w:val="20"/>
                <w:szCs w:val="20"/>
              </w:rPr>
            </w:pPr>
            <w:r w:rsidRPr="00AB0E09">
              <w:rPr>
                <w:rFonts w:ascii="Arial" w:hAnsi="Arial" w:cs="Arial"/>
                <w:sz w:val="20"/>
                <w:szCs w:val="20"/>
              </w:rPr>
              <w:t>La piattaforma, inoltre, deve prevedere all'accesso meccanismi automatici di verifica delle stesse.</w:t>
            </w:r>
          </w:p>
          <w:p w:rsidRPr="00870976" w:rsidR="004746D3" w:rsidP="00F1625B" w:rsidRDefault="004746D3" w14:paraId="639ADD77" w14:textId="2248D84C">
            <w:pPr>
              <w:spacing w:before="60" w:after="60"/>
              <w:jc w:val="both"/>
              <w:rPr>
                <w:rFonts w:ascii="Arial" w:hAnsi="Arial" w:cs="Arial"/>
                <w:sz w:val="20"/>
                <w:szCs w:val="20"/>
              </w:rPr>
            </w:pPr>
            <w:r w:rsidRPr="00870976">
              <w:rPr>
                <w:rFonts w:ascii="Arial" w:hAnsi="Arial" w:cs="Arial"/>
                <w:b/>
                <w:sz w:val="20"/>
                <w:szCs w:val="20"/>
              </w:rPr>
              <w:t>[M] 5.10.2:</w:t>
            </w:r>
            <w:r w:rsidRPr="00870976">
              <w:rPr>
                <w:rFonts w:ascii="Arial" w:hAnsi="Arial" w:cs="Arial"/>
                <w:sz w:val="20"/>
                <w:szCs w:val="20"/>
              </w:rPr>
              <w:t xml:space="preserve"> </w:t>
            </w:r>
            <w:r w:rsidR="00F1625B">
              <w:rPr>
                <w:rFonts w:ascii="Arial" w:hAnsi="Arial" w:cs="Arial"/>
                <w:sz w:val="20"/>
                <w:szCs w:val="20"/>
              </w:rPr>
              <w:t xml:space="preserve">- </w:t>
            </w:r>
            <w:r w:rsidRPr="00870976">
              <w:rPr>
                <w:rFonts w:ascii="Arial" w:hAnsi="Arial" w:cs="Arial"/>
                <w:b/>
                <w:sz w:val="20"/>
                <w:szCs w:val="20"/>
              </w:rPr>
              <w:t>[M] 5.2.1: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472EF825" w14:textId="134C93A6">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8134789" w14:textId="77777777">
            <w:pPr>
              <w:jc w:val="center"/>
              <w:rPr>
                <w:rFonts w:ascii="Arial" w:hAnsi="Arial" w:cs="Arial"/>
                <w:sz w:val="20"/>
                <w:szCs w:val="20"/>
              </w:rPr>
            </w:pPr>
          </w:p>
        </w:tc>
      </w:tr>
      <w:tr w:rsidRPr="000C0662" w:rsidR="00E21134" w:rsidTr="00DA0DA8" w14:paraId="03FF4291" w14:textId="16AC5632">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5C27F75F" w14:textId="77777777">
            <w:pPr>
              <w:jc w:val="center"/>
              <w:rPr>
                <w:rFonts w:ascii="Arial" w:hAnsi="Arial" w:cs="Arial"/>
                <w:sz w:val="20"/>
                <w:szCs w:val="20"/>
              </w:rPr>
            </w:pPr>
            <w:r w:rsidRPr="00870976">
              <w:rPr>
                <w:rFonts w:ascii="Arial" w:hAnsi="Arial" w:cs="Arial"/>
                <w:sz w:val="20"/>
                <w:szCs w:val="20"/>
              </w:rPr>
              <w:t>CdA-ICT.007.1</w:t>
            </w:r>
          </w:p>
          <w:p w:rsidRPr="00870976" w:rsidR="00E21134" w:rsidRDefault="00E21134" w14:paraId="448F06E6" w14:textId="31426BA2">
            <w:pPr>
              <w:jc w:val="center"/>
              <w:rPr>
                <w:rFonts w:ascii="Arial" w:hAnsi="Arial" w:cs="Arial"/>
                <w:sz w:val="20"/>
                <w:szCs w:val="20"/>
              </w:rPr>
            </w:pPr>
            <w:r w:rsidRPr="00870976">
              <w:rPr>
                <w:rFonts w:ascii="Arial" w:hAnsi="Arial" w:cs="Arial"/>
                <w:sz w:val="20"/>
                <w:szCs w:val="20"/>
              </w:rPr>
              <w:t>CdA-ICT.007.2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E08744E"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17B0D84" w14:textId="77777777">
            <w:pPr>
              <w:spacing w:before="60" w:after="60"/>
              <w:jc w:val="both"/>
              <w:rPr>
                <w:rFonts w:ascii="Arial" w:hAnsi="Arial" w:cs="Arial"/>
                <w:sz w:val="20"/>
                <w:szCs w:val="20"/>
              </w:rPr>
            </w:pPr>
            <w:r w:rsidRPr="00870976">
              <w:rPr>
                <w:rFonts w:ascii="Arial" w:hAnsi="Arial" w:cs="Arial"/>
                <w:sz w:val="20"/>
                <w:szCs w:val="20"/>
              </w:rPr>
              <w:t xml:space="preserve">La piattaforma, o l’eventuale piattaforma centralizzata di Identity Management ad essa connessa, prevede meccanismi automatici di </w:t>
            </w:r>
            <w:r w:rsidRPr="00870976">
              <w:rPr>
                <w:rFonts w:ascii="Arial" w:hAnsi="Arial" w:cs="Arial"/>
                <w:sz w:val="20"/>
                <w:szCs w:val="20"/>
              </w:rPr>
              <w:t>verifica atti a impedire la riassegnazione di User-ID ad altri autorizzati neppure in tempi diversi.</w:t>
            </w:r>
          </w:p>
          <w:p w:rsidRPr="00870976" w:rsidR="004746D3" w:rsidP="009103F3" w:rsidRDefault="004746D3" w14:paraId="6562AA80" w14:textId="6160A384">
            <w:pPr>
              <w:spacing w:before="60" w:after="60"/>
              <w:jc w:val="both"/>
              <w:rPr>
                <w:rFonts w:ascii="Arial" w:hAnsi="Arial" w:cs="Arial"/>
                <w:sz w:val="20"/>
                <w:szCs w:val="20"/>
              </w:rPr>
            </w:pPr>
            <w:r w:rsidRPr="00870976">
              <w:rPr>
                <w:rFonts w:ascii="Arial" w:hAnsi="Arial" w:cs="Arial"/>
                <w:b/>
                <w:sz w:val="20"/>
                <w:szCs w:val="20"/>
              </w:rPr>
              <w:t>[M] 5.10.2: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533EC5C" w14:textId="7BC902CB">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C7386B7" w14:textId="77777777">
            <w:pPr>
              <w:jc w:val="center"/>
              <w:rPr>
                <w:rFonts w:ascii="Arial" w:hAnsi="Arial" w:cs="Arial"/>
                <w:sz w:val="20"/>
                <w:szCs w:val="20"/>
              </w:rPr>
            </w:pPr>
          </w:p>
        </w:tc>
      </w:tr>
      <w:tr w:rsidRPr="000C0662" w:rsidR="00E21134" w:rsidTr="00DA0DA8" w14:paraId="68D514A5" w14:textId="2704106B">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228911FC" w14:textId="77777777">
            <w:pPr>
              <w:jc w:val="center"/>
              <w:rPr>
                <w:rFonts w:ascii="Arial" w:hAnsi="Arial" w:cs="Arial"/>
                <w:sz w:val="20"/>
                <w:szCs w:val="20"/>
              </w:rPr>
            </w:pPr>
            <w:r w:rsidRPr="00870976">
              <w:rPr>
                <w:rFonts w:ascii="Arial" w:hAnsi="Arial" w:cs="Arial"/>
                <w:sz w:val="20"/>
                <w:szCs w:val="20"/>
              </w:rPr>
              <w:t>CdA-ICT.009.1</w:t>
            </w:r>
          </w:p>
          <w:p w:rsidRPr="00870976" w:rsidR="00E21134" w:rsidRDefault="00E21134" w14:paraId="72A9708A" w14:textId="0449E955">
            <w:pPr>
              <w:jc w:val="center"/>
              <w:rPr>
                <w:rFonts w:ascii="Arial" w:hAnsi="Arial" w:cs="Arial"/>
                <w:sz w:val="20"/>
                <w:szCs w:val="20"/>
              </w:rPr>
            </w:pPr>
            <w:r w:rsidRPr="00870976">
              <w:rPr>
                <w:rFonts w:ascii="Arial" w:hAnsi="Arial" w:cs="Arial"/>
                <w:sz w:val="20"/>
                <w:szCs w:val="20"/>
              </w:rPr>
              <w:t>CdA-ICT.009.2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94F635A"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C26FEB1" w14:textId="77777777">
            <w:pPr>
              <w:spacing w:before="60" w:after="60"/>
              <w:jc w:val="both"/>
              <w:rPr>
                <w:rFonts w:ascii="Arial" w:hAnsi="Arial" w:cs="Arial"/>
                <w:sz w:val="20"/>
                <w:szCs w:val="20"/>
              </w:rPr>
            </w:pPr>
            <w:r w:rsidRPr="00870976">
              <w:rPr>
                <w:rFonts w:ascii="Arial" w:hAnsi="Arial" w:cs="Arial"/>
                <w:sz w:val="20"/>
                <w:szCs w:val="20"/>
              </w:rPr>
              <w:t>La piattaforma è configurata in modo tale che garantisca una soluzione tecnica o procedurale che consenta, in caso di cancellazione di utenze (assegnate ad Addetti IT), di risalire in maniera certa alla persona fisica assegnataria, in un dato periodo, dell'utenza in oggetto. Tali informazioni sono conservate per almeno un periodo di 60 mesi dalla cancellazione delle utenze</w:t>
            </w:r>
            <w:r w:rsidRPr="00870976" w:rsidR="004746D3">
              <w:rPr>
                <w:rFonts w:ascii="Arial" w:hAnsi="Arial" w:cs="Arial"/>
                <w:sz w:val="20"/>
                <w:szCs w:val="20"/>
              </w:rPr>
              <w:t>.</w:t>
            </w:r>
          </w:p>
          <w:p w:rsidRPr="00870976" w:rsidR="004746D3" w:rsidP="009103F3" w:rsidRDefault="004746D3" w14:paraId="25A37267" w14:textId="536DE109">
            <w:pPr>
              <w:spacing w:before="60" w:after="60"/>
              <w:jc w:val="both"/>
              <w:rPr>
                <w:rFonts w:ascii="Arial" w:hAnsi="Arial" w:cs="Arial"/>
                <w:sz w:val="20"/>
                <w:szCs w:val="20"/>
              </w:rPr>
            </w:pPr>
            <w:r w:rsidRPr="00870976">
              <w:rPr>
                <w:rFonts w:ascii="Arial" w:hAnsi="Arial" w:cs="Arial"/>
                <w:b/>
                <w:sz w:val="20"/>
                <w:szCs w:val="20"/>
              </w:rPr>
              <w:t>[M] 5.10.2: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0A6892D1" w14:textId="697D2E7D">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1F6AF1D" w14:textId="77777777">
            <w:pPr>
              <w:jc w:val="center"/>
              <w:rPr>
                <w:rFonts w:ascii="Arial" w:hAnsi="Arial" w:cs="Arial"/>
                <w:sz w:val="20"/>
                <w:szCs w:val="20"/>
              </w:rPr>
            </w:pPr>
          </w:p>
        </w:tc>
      </w:tr>
      <w:tr w:rsidRPr="000C0662" w:rsidR="00E21134" w:rsidTr="00423822" w14:paraId="4CE326CF" w14:textId="4FA8C7FF">
        <w:trPr>
          <w:trHeight w:val="936"/>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7BBEE33D" w14:textId="77777777">
            <w:pPr>
              <w:jc w:val="center"/>
              <w:rPr>
                <w:rFonts w:ascii="Arial" w:hAnsi="Arial" w:cs="Arial"/>
                <w:sz w:val="20"/>
                <w:szCs w:val="20"/>
              </w:rPr>
            </w:pPr>
            <w:r w:rsidRPr="00870976">
              <w:rPr>
                <w:rFonts w:ascii="Arial" w:hAnsi="Arial" w:cs="Arial"/>
                <w:sz w:val="20"/>
                <w:szCs w:val="20"/>
              </w:rPr>
              <w:t>CdA-ICT.011.1</w:t>
            </w:r>
          </w:p>
          <w:p w:rsidRPr="00870976" w:rsidR="00E21134" w:rsidRDefault="00E21134" w14:paraId="5185EB09" w14:textId="7F83BB8C">
            <w:pPr>
              <w:jc w:val="center"/>
              <w:rPr>
                <w:rFonts w:ascii="Arial" w:hAnsi="Arial" w:cs="Arial"/>
                <w:sz w:val="20"/>
                <w:szCs w:val="20"/>
              </w:rPr>
            </w:pPr>
            <w:r w:rsidRPr="00870976">
              <w:rPr>
                <w:rFonts w:ascii="Arial" w:hAnsi="Arial" w:cs="Arial"/>
                <w:sz w:val="20"/>
                <w:szCs w:val="20"/>
              </w:rPr>
              <w:t>CdA-ICT.011.2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996A418"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26D533EF" w14:textId="65445AC6">
            <w:pPr>
              <w:spacing w:before="60" w:after="60"/>
              <w:jc w:val="both"/>
              <w:rPr>
                <w:rFonts w:ascii="Arial" w:hAnsi="Arial" w:cs="Arial"/>
                <w:sz w:val="20"/>
                <w:szCs w:val="20"/>
              </w:rPr>
            </w:pPr>
            <w:r w:rsidRPr="00870976">
              <w:rPr>
                <w:rFonts w:ascii="Arial" w:hAnsi="Arial" w:cs="Arial"/>
                <w:sz w:val="20"/>
                <w:szCs w:val="20"/>
              </w:rPr>
              <w:t>La piattaforma consente di associare le utenze degli Addetti IT ai profili rispettando i principi di “</w:t>
            </w:r>
            <w:proofErr w:type="spellStart"/>
            <w:r w:rsidRPr="00870976">
              <w:rPr>
                <w:rFonts w:ascii="Arial" w:hAnsi="Arial" w:cs="Arial"/>
                <w:sz w:val="20"/>
                <w:szCs w:val="20"/>
              </w:rPr>
              <w:t>need</w:t>
            </w:r>
            <w:proofErr w:type="spellEnd"/>
            <w:r w:rsidRPr="00870976">
              <w:rPr>
                <w:rFonts w:ascii="Arial" w:hAnsi="Arial" w:cs="Arial"/>
                <w:sz w:val="20"/>
                <w:szCs w:val="20"/>
              </w:rPr>
              <w:t xml:space="preserve"> to know” e “</w:t>
            </w:r>
            <w:proofErr w:type="spellStart"/>
            <w:r w:rsidRPr="00870976">
              <w:rPr>
                <w:rFonts w:ascii="Arial" w:hAnsi="Arial" w:cs="Arial"/>
                <w:sz w:val="20"/>
                <w:szCs w:val="20"/>
              </w:rPr>
              <w:t>segregation</w:t>
            </w:r>
            <w:proofErr w:type="spellEnd"/>
            <w:r w:rsidRPr="00870976">
              <w:rPr>
                <w:rFonts w:ascii="Arial" w:hAnsi="Arial" w:cs="Arial"/>
                <w:sz w:val="20"/>
                <w:szCs w:val="20"/>
              </w:rPr>
              <w:t xml:space="preserve"> of duties”</w:t>
            </w:r>
            <w:r w:rsidR="00E82CED">
              <w:rPr>
                <w:rFonts w:ascii="Arial" w:hAnsi="Arial" w:cs="Arial"/>
                <w:sz w:val="20"/>
                <w:szCs w:val="20"/>
              </w:rPr>
              <w:t>.</w:t>
            </w:r>
          </w:p>
          <w:p w:rsidRPr="00870976" w:rsidR="004746D3" w:rsidP="00423822" w:rsidRDefault="004746D3" w14:paraId="4321EECE" w14:textId="3117C424">
            <w:pPr>
              <w:spacing w:before="60" w:after="60"/>
              <w:jc w:val="both"/>
              <w:rPr>
                <w:rFonts w:ascii="Arial" w:hAnsi="Arial" w:cs="Arial"/>
                <w:sz w:val="20"/>
                <w:szCs w:val="20"/>
              </w:rPr>
            </w:pPr>
            <w:r w:rsidRPr="00870976">
              <w:rPr>
                <w:rFonts w:ascii="Arial" w:hAnsi="Arial" w:cs="Arial"/>
                <w:b/>
                <w:sz w:val="20"/>
                <w:szCs w:val="20"/>
              </w:rPr>
              <w:t>[M] 5.1.1:</w:t>
            </w:r>
            <w:r w:rsidRPr="00870976">
              <w:rPr>
                <w:rFonts w:ascii="Arial" w:hAnsi="Arial" w:cs="Arial"/>
                <w:sz w:val="20"/>
                <w:szCs w:val="20"/>
              </w:rPr>
              <w:t xml:space="preserve"> </w:t>
            </w:r>
            <w:r w:rsidR="00423822">
              <w:rPr>
                <w:rFonts w:ascii="Arial" w:hAnsi="Arial" w:cs="Arial"/>
                <w:sz w:val="20"/>
                <w:szCs w:val="20"/>
              </w:rPr>
              <w:t xml:space="preserve">- </w:t>
            </w:r>
            <w:r w:rsidRPr="00870976">
              <w:rPr>
                <w:rFonts w:ascii="Arial" w:hAnsi="Arial" w:cs="Arial"/>
                <w:b/>
                <w:sz w:val="20"/>
                <w:szCs w:val="20"/>
              </w:rPr>
              <w:t>[M] 5.1.2:</w:t>
            </w:r>
            <w:r w:rsidRPr="00870976">
              <w:rPr>
                <w:rFonts w:ascii="Arial" w:hAnsi="Arial" w:cs="Arial"/>
                <w:sz w:val="20"/>
                <w:szCs w:val="20"/>
              </w:rPr>
              <w:t xml:space="preserve"> </w:t>
            </w:r>
            <w:r w:rsidR="00423822">
              <w:rPr>
                <w:rFonts w:ascii="Arial" w:hAnsi="Arial" w:cs="Arial"/>
                <w:sz w:val="20"/>
                <w:szCs w:val="20"/>
              </w:rPr>
              <w:t xml:space="preserve">- </w:t>
            </w:r>
            <w:r w:rsidRPr="00870976">
              <w:rPr>
                <w:rFonts w:ascii="Arial" w:hAnsi="Arial" w:cs="Arial"/>
                <w:b/>
                <w:sz w:val="20"/>
                <w:szCs w:val="20"/>
              </w:rPr>
              <w:t>[M]</w:t>
            </w:r>
            <w:r w:rsidRPr="00870976">
              <w:rPr>
                <w:rFonts w:ascii="Arial" w:hAnsi="Arial" w:cs="Arial"/>
                <w:sz w:val="20"/>
                <w:szCs w:val="20"/>
              </w:rPr>
              <w:t xml:space="preserve"> </w:t>
            </w:r>
            <w:r w:rsidRPr="00870976">
              <w:rPr>
                <w:rFonts w:ascii="Arial" w:hAnsi="Arial" w:cs="Arial"/>
                <w:b/>
                <w:sz w:val="20"/>
                <w:szCs w:val="20"/>
              </w:rPr>
              <w:t>5.2.1: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07D3369F" w14:textId="026D5E49">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90D6106" w14:textId="77777777">
            <w:pPr>
              <w:jc w:val="center"/>
              <w:rPr>
                <w:rFonts w:ascii="Arial" w:hAnsi="Arial" w:cs="Arial"/>
                <w:sz w:val="20"/>
                <w:szCs w:val="20"/>
              </w:rPr>
            </w:pPr>
          </w:p>
        </w:tc>
      </w:tr>
      <w:tr w:rsidRPr="000C0662" w:rsidR="00E21134" w:rsidTr="00DA0DA8" w14:paraId="17DA9763" w14:textId="314FDF6C">
        <w:trPr>
          <w:trHeight w:val="5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154C41E" w14:textId="77777777">
            <w:pPr>
              <w:jc w:val="center"/>
              <w:rPr>
                <w:rFonts w:ascii="Arial" w:hAnsi="Arial" w:cs="Arial"/>
                <w:sz w:val="20"/>
                <w:szCs w:val="20"/>
              </w:rPr>
            </w:pPr>
            <w:r w:rsidRPr="00870976">
              <w:rPr>
                <w:rFonts w:ascii="Arial" w:hAnsi="Arial" w:cs="Arial"/>
                <w:sz w:val="20"/>
                <w:szCs w:val="20"/>
              </w:rPr>
              <w:t>CdA-ICT.012.1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BF48278"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1E3E320D" w14:textId="77777777">
            <w:pPr>
              <w:spacing w:before="60" w:after="60"/>
              <w:jc w:val="both"/>
              <w:rPr>
                <w:rFonts w:ascii="Arial" w:hAnsi="Arial" w:cs="Arial"/>
                <w:sz w:val="20"/>
                <w:szCs w:val="20"/>
              </w:rPr>
            </w:pPr>
            <w:r w:rsidRPr="00870976">
              <w:rPr>
                <w:rFonts w:ascii="Arial" w:hAnsi="Arial" w:cs="Arial"/>
                <w:sz w:val="20"/>
                <w:szCs w:val="20"/>
              </w:rPr>
              <w:t>L'applicativo è sviluppato in maniera tale da consentire la definizione di insiemi di profili di accesso per gli End User Autorizzati che garantiscano i principi di “</w:t>
            </w:r>
            <w:proofErr w:type="spellStart"/>
            <w:r w:rsidRPr="00870976">
              <w:rPr>
                <w:rFonts w:ascii="Arial" w:hAnsi="Arial" w:cs="Arial"/>
                <w:sz w:val="20"/>
                <w:szCs w:val="20"/>
              </w:rPr>
              <w:t>need</w:t>
            </w:r>
            <w:proofErr w:type="spellEnd"/>
            <w:r w:rsidRPr="00870976">
              <w:rPr>
                <w:rFonts w:ascii="Arial" w:hAnsi="Arial" w:cs="Arial"/>
                <w:sz w:val="20"/>
                <w:szCs w:val="20"/>
              </w:rPr>
              <w:t xml:space="preserve"> to know”.</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5312EB52" w14:textId="38C6C713">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03B0D92" w14:textId="77777777">
            <w:pPr>
              <w:jc w:val="center"/>
              <w:rPr>
                <w:rFonts w:ascii="Arial" w:hAnsi="Arial" w:cs="Arial"/>
                <w:sz w:val="20"/>
                <w:szCs w:val="20"/>
              </w:rPr>
            </w:pPr>
          </w:p>
        </w:tc>
      </w:tr>
      <w:tr w:rsidRPr="000C0662" w:rsidR="00E21134" w:rsidTr="00DA0DA8" w14:paraId="6BA98523" w14:textId="548483FD">
        <w:trPr>
          <w:trHeight w:val="1158"/>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30707F76" w14:textId="77777777">
            <w:pPr>
              <w:jc w:val="center"/>
              <w:rPr>
                <w:rFonts w:ascii="Arial" w:hAnsi="Arial" w:cs="Arial"/>
                <w:sz w:val="20"/>
                <w:szCs w:val="20"/>
              </w:rPr>
            </w:pPr>
            <w:r w:rsidRPr="00870976">
              <w:rPr>
                <w:rFonts w:ascii="Arial" w:hAnsi="Arial" w:cs="Arial"/>
                <w:sz w:val="20"/>
                <w:szCs w:val="20"/>
              </w:rPr>
              <w:t>CdA-ICT.013.1</w:t>
            </w:r>
          </w:p>
          <w:p w:rsidRPr="00870976" w:rsidR="00E21134" w:rsidRDefault="00E21134" w14:paraId="37EE6856" w14:textId="6520A540">
            <w:pPr>
              <w:jc w:val="center"/>
              <w:rPr>
                <w:rFonts w:ascii="Arial" w:hAnsi="Arial" w:cs="Arial"/>
                <w:sz w:val="20"/>
                <w:szCs w:val="20"/>
              </w:rPr>
            </w:pPr>
            <w:r w:rsidRPr="00870976">
              <w:rPr>
                <w:rFonts w:ascii="Arial" w:hAnsi="Arial" w:cs="Arial"/>
                <w:sz w:val="20"/>
                <w:szCs w:val="20"/>
              </w:rPr>
              <w:t>CdA-ICT.013.2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0258DFF"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1713AAA9" w14:textId="3631125D">
            <w:pPr>
              <w:spacing w:before="60" w:after="60"/>
              <w:jc w:val="both"/>
              <w:rPr>
                <w:rFonts w:ascii="Arial" w:hAnsi="Arial" w:cs="Arial"/>
                <w:sz w:val="20"/>
                <w:szCs w:val="20"/>
              </w:rPr>
            </w:pPr>
            <w:r w:rsidRPr="00870976">
              <w:rPr>
                <w:rFonts w:ascii="Arial" w:hAnsi="Arial" w:cs="Arial"/>
                <w:sz w:val="20"/>
                <w:szCs w:val="20"/>
              </w:rPr>
              <w:t>La piattaforma, o l’eventuale piattaforma centralizzata di Identity Management ad essa connessa deve essere configurata in maniera tale che effettui la verifica (almeno settimanale se eseguita tramite modalità automatiche o mensile per analisi procedurali), di tutte le utenze associate ad Addetti IT che hanno lasciato l'azienda al fine di cessare tempestivamente tutte le relative abilitazioni sulla piattaforma.</w:t>
            </w:r>
          </w:p>
          <w:p w:rsidRPr="00870976" w:rsidR="004746D3" w:rsidP="009103F3" w:rsidRDefault="004746D3" w14:paraId="4BC558E9" w14:textId="272C48DB">
            <w:pPr>
              <w:spacing w:before="60" w:after="60"/>
              <w:jc w:val="both"/>
              <w:rPr>
                <w:rFonts w:ascii="Arial" w:hAnsi="Arial" w:cs="Arial"/>
                <w:sz w:val="20"/>
                <w:szCs w:val="20"/>
              </w:rPr>
            </w:pPr>
            <w:r w:rsidRPr="00870976">
              <w:rPr>
                <w:rFonts w:ascii="Arial" w:hAnsi="Arial" w:cs="Arial"/>
                <w:b/>
                <w:sz w:val="20"/>
                <w:szCs w:val="20"/>
              </w:rPr>
              <w:t>[M] 5.2.1</w:t>
            </w:r>
            <w:r w:rsidRPr="00870976">
              <w:rPr>
                <w:rFonts w:ascii="Arial" w:hAnsi="Arial" w:cs="Arial"/>
                <w:sz w:val="20"/>
                <w:szCs w:val="20"/>
              </w:rPr>
              <w: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CF0C459" w14:textId="3CCFF25B">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AC8549A" w14:textId="77777777">
            <w:pPr>
              <w:jc w:val="center"/>
              <w:rPr>
                <w:rFonts w:ascii="Arial" w:hAnsi="Arial" w:cs="Arial"/>
                <w:sz w:val="20"/>
                <w:szCs w:val="20"/>
              </w:rPr>
            </w:pPr>
          </w:p>
        </w:tc>
      </w:tr>
      <w:tr w:rsidRPr="000C0662" w:rsidR="00E21134" w:rsidTr="00503002" w14:paraId="2A562826" w14:textId="72629406">
        <w:trPr>
          <w:trHeight w:val="23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5477B112" w14:textId="77777777">
            <w:pPr>
              <w:jc w:val="center"/>
              <w:rPr>
                <w:rFonts w:ascii="Arial" w:hAnsi="Arial" w:cs="Arial"/>
                <w:sz w:val="20"/>
                <w:szCs w:val="20"/>
              </w:rPr>
            </w:pPr>
            <w:r w:rsidRPr="00870976">
              <w:rPr>
                <w:rFonts w:ascii="Arial" w:hAnsi="Arial" w:cs="Arial"/>
                <w:sz w:val="20"/>
                <w:szCs w:val="20"/>
              </w:rPr>
              <w:t>CdA-ICT.014.1</w:t>
            </w:r>
          </w:p>
          <w:p w:rsidRPr="00870976" w:rsidR="00E21134" w:rsidRDefault="00E21134" w14:paraId="616584D3" w14:textId="66D6AB54">
            <w:pPr>
              <w:jc w:val="center"/>
              <w:rPr>
                <w:rFonts w:ascii="Arial" w:hAnsi="Arial" w:cs="Arial"/>
                <w:sz w:val="20"/>
                <w:szCs w:val="20"/>
              </w:rPr>
            </w:pPr>
            <w:r w:rsidRPr="00870976">
              <w:rPr>
                <w:rFonts w:ascii="Arial" w:hAnsi="Arial" w:cs="Arial"/>
                <w:sz w:val="20"/>
                <w:szCs w:val="20"/>
              </w:rPr>
              <w:t>CdA-ICT.014.2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EA58F43"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006633B1" w:rsidP="009103F3" w:rsidRDefault="00E21134" w14:paraId="4738093C" w14:textId="29BD857E">
            <w:pPr>
              <w:spacing w:before="60" w:after="60"/>
              <w:jc w:val="both"/>
              <w:rPr>
                <w:rFonts w:ascii="Arial" w:hAnsi="Arial" w:cs="Arial"/>
                <w:b/>
                <w:sz w:val="20"/>
                <w:szCs w:val="20"/>
              </w:rPr>
            </w:pPr>
            <w:r w:rsidRPr="00870976">
              <w:rPr>
                <w:rFonts w:ascii="Arial" w:hAnsi="Arial" w:cs="Arial"/>
                <w:sz w:val="20"/>
                <w:szCs w:val="20"/>
              </w:rPr>
              <w:t>Tutte le utenze degli Addetti IT sono sottoposte a rivalutazioni periodiche circa la sussistenza delle esigenze che ne hanno portato all’attivazione. In particolare</w:t>
            </w:r>
            <w:r w:rsidR="00503002">
              <w:rPr>
                <w:rFonts w:ascii="Arial" w:hAnsi="Arial" w:cs="Arial"/>
                <w:sz w:val="20"/>
                <w:szCs w:val="20"/>
              </w:rPr>
              <w:t>,</w:t>
            </w:r>
            <w:r w:rsidRPr="00870976">
              <w:rPr>
                <w:rFonts w:ascii="Arial" w:hAnsi="Arial" w:cs="Arial"/>
                <w:sz w:val="20"/>
                <w:szCs w:val="20"/>
              </w:rPr>
              <w:t xml:space="preserve"> le revisioni delle </w:t>
            </w:r>
            <w:r w:rsidRPr="00870976">
              <w:rPr>
                <w:rFonts w:ascii="Arial" w:hAnsi="Arial" w:cs="Arial"/>
                <w:sz w:val="20"/>
                <w:szCs w:val="20"/>
              </w:rPr>
              <w:t>utenze devono essere previste con periodicità almeno annuale</w:t>
            </w:r>
            <w:r w:rsidR="00503002">
              <w:rPr>
                <w:rFonts w:ascii="Arial" w:hAnsi="Arial" w:cs="Arial"/>
                <w:sz w:val="20"/>
                <w:szCs w:val="20"/>
              </w:rPr>
              <w:t>.</w:t>
            </w:r>
          </w:p>
          <w:p w:rsidRPr="00870976" w:rsidR="004746D3" w:rsidP="009103F3" w:rsidRDefault="004746D3" w14:paraId="0075B371" w14:textId="067DBB9F">
            <w:pPr>
              <w:spacing w:before="60" w:after="60"/>
              <w:jc w:val="both"/>
              <w:rPr>
                <w:rFonts w:ascii="Arial" w:hAnsi="Arial" w:cs="Arial"/>
                <w:sz w:val="20"/>
                <w:szCs w:val="20"/>
              </w:rPr>
            </w:pPr>
            <w:r w:rsidRPr="00870976">
              <w:rPr>
                <w:rFonts w:ascii="Arial" w:hAnsi="Arial" w:cs="Arial"/>
                <w:b/>
                <w:sz w:val="20"/>
                <w:szCs w:val="20"/>
              </w:rPr>
              <w:t>[M] 5.1.1: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3E71AF12" w14:textId="10915E5C">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4AD5A297" w14:textId="77777777">
            <w:pPr>
              <w:jc w:val="center"/>
              <w:rPr>
                <w:rFonts w:ascii="Arial" w:hAnsi="Arial" w:cs="Arial"/>
                <w:sz w:val="20"/>
                <w:szCs w:val="20"/>
              </w:rPr>
            </w:pPr>
          </w:p>
        </w:tc>
      </w:tr>
      <w:tr w:rsidRPr="000C0662" w:rsidR="00E21134" w:rsidTr="00DA0DA8" w14:paraId="4FED8951" w14:textId="00CB50CD">
        <w:trPr>
          <w:trHeight w:val="282"/>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00356D20" w14:textId="77777777">
            <w:pPr>
              <w:jc w:val="center"/>
              <w:rPr>
                <w:rFonts w:ascii="Arial" w:hAnsi="Arial" w:cs="Arial"/>
                <w:sz w:val="20"/>
                <w:szCs w:val="20"/>
              </w:rPr>
            </w:pPr>
            <w:r w:rsidRPr="00870976">
              <w:rPr>
                <w:rFonts w:ascii="Arial" w:hAnsi="Arial" w:cs="Arial"/>
                <w:sz w:val="20"/>
                <w:szCs w:val="20"/>
              </w:rPr>
              <w:t>CdA-ICT.015.1</w:t>
            </w:r>
          </w:p>
          <w:p w:rsidRPr="00870976" w:rsidR="00E21134" w:rsidRDefault="00E21134" w14:paraId="464EFA3E" w14:textId="0ED0ED8A">
            <w:pPr>
              <w:jc w:val="center"/>
              <w:rPr>
                <w:rFonts w:ascii="Arial" w:hAnsi="Arial" w:cs="Arial"/>
                <w:sz w:val="20"/>
                <w:szCs w:val="20"/>
              </w:rPr>
            </w:pPr>
            <w:r w:rsidRPr="00870976">
              <w:rPr>
                <w:rFonts w:ascii="Arial" w:hAnsi="Arial" w:cs="Arial"/>
                <w:sz w:val="20"/>
                <w:szCs w:val="20"/>
              </w:rPr>
              <w:t>CdA-ICT.015.2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EE2FE74"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AE81176" w14:textId="77777777">
            <w:pPr>
              <w:spacing w:before="60" w:after="60"/>
              <w:jc w:val="both"/>
              <w:rPr>
                <w:rFonts w:ascii="Arial" w:hAnsi="Arial" w:cs="Arial"/>
                <w:sz w:val="20"/>
                <w:szCs w:val="20"/>
              </w:rPr>
            </w:pPr>
            <w:r w:rsidRPr="00870976">
              <w:rPr>
                <w:rFonts w:ascii="Arial" w:hAnsi="Arial" w:cs="Arial"/>
                <w:sz w:val="20"/>
                <w:szCs w:val="20"/>
              </w:rPr>
              <w:t>L'applicativo è sviluppato in maniera tale da prevedere meccanismi in grado di consentire l'estrazione delle informazioni necessarie alla verifica della corretta attribuzione delle credenziali di autenticazione e dei relativi profili di autorizzazione degli End User Autorizzati.</w:t>
            </w:r>
          </w:p>
          <w:p w:rsidRPr="00870976" w:rsidR="004746D3" w:rsidP="009103F3" w:rsidRDefault="004746D3" w14:paraId="4548917D" w14:textId="274EBD46">
            <w:pPr>
              <w:spacing w:before="60" w:after="60"/>
              <w:jc w:val="both"/>
              <w:rPr>
                <w:rFonts w:ascii="Arial" w:hAnsi="Arial" w:cs="Arial"/>
                <w:sz w:val="20"/>
                <w:szCs w:val="20"/>
              </w:rPr>
            </w:pPr>
            <w:r w:rsidRPr="00870976">
              <w:rPr>
                <w:rFonts w:ascii="Arial" w:hAnsi="Arial" w:cs="Arial"/>
                <w:b/>
                <w:sz w:val="20"/>
                <w:szCs w:val="20"/>
              </w:rPr>
              <w:t>[M] 5.2.1: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0C025117" w14:textId="33DDA5F9">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2E78910" w14:textId="77777777">
            <w:pPr>
              <w:jc w:val="center"/>
              <w:rPr>
                <w:rFonts w:ascii="Arial" w:hAnsi="Arial" w:cs="Arial"/>
                <w:sz w:val="20"/>
                <w:szCs w:val="20"/>
              </w:rPr>
            </w:pPr>
          </w:p>
        </w:tc>
      </w:tr>
      <w:tr w:rsidRPr="000C0662" w:rsidR="00E21134" w:rsidTr="00DA0DA8" w14:paraId="4B2EFEF3" w14:textId="5781F451">
        <w:trPr>
          <w:trHeight w:val="72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6B9B779" w14:textId="77777777">
            <w:pPr>
              <w:jc w:val="center"/>
              <w:rPr>
                <w:rFonts w:ascii="Arial" w:hAnsi="Arial" w:cs="Arial"/>
                <w:sz w:val="20"/>
                <w:szCs w:val="20"/>
              </w:rPr>
            </w:pPr>
            <w:r w:rsidRPr="00870976">
              <w:rPr>
                <w:rFonts w:ascii="Arial" w:hAnsi="Arial" w:cs="Arial"/>
                <w:sz w:val="20"/>
                <w:szCs w:val="20"/>
              </w:rPr>
              <w:t>CdA-ICT.018.1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DC08EFF"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5F3AB802" w14:textId="77777777">
            <w:pPr>
              <w:spacing w:before="60" w:after="60"/>
              <w:jc w:val="both"/>
              <w:rPr>
                <w:rFonts w:ascii="Arial" w:hAnsi="Arial" w:cs="Arial"/>
                <w:sz w:val="20"/>
                <w:szCs w:val="20"/>
              </w:rPr>
            </w:pPr>
            <w:r w:rsidRPr="00870976">
              <w:rPr>
                <w:rFonts w:ascii="Arial" w:hAnsi="Arial" w:cs="Arial"/>
                <w:sz w:val="20"/>
                <w:szCs w:val="20"/>
              </w:rPr>
              <w:t xml:space="preserve">La piattaforma consente la sospensione delle utenze inattive degli End User Autorizzati a valle di periodi di inattività pari o maggiori a </w:t>
            </w:r>
            <w:proofErr w:type="gramStart"/>
            <w:r w:rsidRPr="00870976">
              <w:rPr>
                <w:rFonts w:ascii="Arial" w:hAnsi="Arial" w:cs="Arial"/>
                <w:sz w:val="20"/>
                <w:szCs w:val="20"/>
              </w:rPr>
              <w:t>6</w:t>
            </w:r>
            <w:proofErr w:type="gramEnd"/>
            <w:r w:rsidRPr="00870976">
              <w:rPr>
                <w:rFonts w:ascii="Arial" w:hAnsi="Arial" w:cs="Arial"/>
                <w:sz w:val="20"/>
                <w:szCs w:val="20"/>
              </w:rPr>
              <w:t xml:space="preserve"> mesi, salvo le utenze per le quali è stata preventivamente richiesta ed autorizzata una deroga sulla base di una necessità operativa.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AB209CD" w14:textId="5934FDEC">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F86B409" w14:textId="77777777">
            <w:pPr>
              <w:jc w:val="center"/>
              <w:rPr>
                <w:rFonts w:ascii="Arial" w:hAnsi="Arial" w:cs="Arial"/>
                <w:sz w:val="20"/>
                <w:szCs w:val="20"/>
              </w:rPr>
            </w:pPr>
          </w:p>
        </w:tc>
      </w:tr>
      <w:tr w:rsidRPr="000C0662" w:rsidR="00E21134" w:rsidTr="00DA0DA8" w14:paraId="21884B94" w14:textId="5DB58EF1">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7838890A" w14:textId="77777777">
            <w:pPr>
              <w:jc w:val="center"/>
              <w:rPr>
                <w:rFonts w:ascii="Arial" w:hAnsi="Arial" w:cs="Arial"/>
                <w:sz w:val="20"/>
                <w:szCs w:val="20"/>
              </w:rPr>
            </w:pPr>
            <w:r w:rsidRPr="00870976">
              <w:rPr>
                <w:rFonts w:ascii="Arial" w:hAnsi="Arial" w:cs="Arial"/>
                <w:sz w:val="20"/>
                <w:szCs w:val="20"/>
              </w:rPr>
              <w:t>CdA-ICT.019.1</w:t>
            </w:r>
          </w:p>
          <w:p w:rsidRPr="00870976" w:rsidR="00E21134" w:rsidRDefault="00E21134" w14:paraId="64F78552" w14:textId="1CA81BA0">
            <w:pPr>
              <w:jc w:val="center"/>
              <w:rPr>
                <w:rFonts w:ascii="Arial" w:hAnsi="Arial" w:cs="Arial"/>
                <w:sz w:val="20"/>
                <w:szCs w:val="20"/>
              </w:rPr>
            </w:pPr>
            <w:r w:rsidRPr="00870976">
              <w:rPr>
                <w:rFonts w:ascii="Arial" w:hAnsi="Arial" w:cs="Arial"/>
                <w:sz w:val="20"/>
                <w:szCs w:val="20"/>
              </w:rPr>
              <w:t>CdA-ICT.019.2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6C27ADA"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60FB66C4" w14:textId="4731C6CD">
            <w:pPr>
              <w:spacing w:before="60" w:after="60"/>
              <w:jc w:val="both"/>
              <w:rPr>
                <w:rFonts w:ascii="Arial" w:hAnsi="Arial" w:cs="Arial"/>
                <w:sz w:val="20"/>
                <w:szCs w:val="20"/>
              </w:rPr>
            </w:pPr>
            <w:r w:rsidRPr="00870976">
              <w:rPr>
                <w:rFonts w:ascii="Arial" w:hAnsi="Arial" w:cs="Arial"/>
                <w:sz w:val="20"/>
                <w:szCs w:val="20"/>
              </w:rPr>
              <w:t>Il gruppo incaric</w:t>
            </w:r>
            <w:r w:rsidR="00071234">
              <w:rPr>
                <w:rFonts w:ascii="Arial" w:hAnsi="Arial" w:cs="Arial"/>
                <w:sz w:val="20"/>
                <w:szCs w:val="20"/>
              </w:rPr>
              <w:t>at</w:t>
            </w:r>
            <w:r w:rsidRPr="00870976">
              <w:rPr>
                <w:rFonts w:ascii="Arial" w:hAnsi="Arial" w:cs="Arial"/>
                <w:sz w:val="20"/>
                <w:szCs w:val="20"/>
              </w:rPr>
              <w:t>o della creazione e della assegnazione delle credenziali di autenticazione agli Addetti IT richiedenti risulta essere nominato e costituito da un numero circoscritto di Addetti IT preventivamente individuati.</w:t>
            </w:r>
          </w:p>
          <w:p w:rsidRPr="00870976" w:rsidR="004746D3" w:rsidP="009103F3" w:rsidRDefault="004746D3" w14:paraId="6DEFAB6C" w14:textId="1F3E14C9">
            <w:pPr>
              <w:spacing w:before="60" w:after="60"/>
              <w:jc w:val="both"/>
              <w:rPr>
                <w:rFonts w:ascii="Arial" w:hAnsi="Arial" w:cs="Arial"/>
                <w:sz w:val="20"/>
                <w:szCs w:val="20"/>
              </w:rPr>
            </w:pPr>
            <w:r w:rsidRPr="00870976">
              <w:rPr>
                <w:rFonts w:ascii="Arial" w:hAnsi="Arial" w:cs="Arial"/>
                <w:b/>
                <w:sz w:val="20"/>
                <w:szCs w:val="20"/>
              </w:rPr>
              <w:t>[M] 5.2.1: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E905136" w14:textId="60FE36FA">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9398CF1" w14:textId="77777777">
            <w:pPr>
              <w:jc w:val="center"/>
              <w:rPr>
                <w:rFonts w:ascii="Arial" w:hAnsi="Arial" w:cs="Arial"/>
                <w:sz w:val="20"/>
                <w:szCs w:val="20"/>
              </w:rPr>
            </w:pPr>
          </w:p>
        </w:tc>
      </w:tr>
      <w:tr w:rsidRPr="000C0662" w:rsidR="00E21134" w:rsidTr="00DA0DA8" w14:paraId="31D576E6" w14:textId="4FE0C7C6">
        <w:trPr>
          <w:trHeight w:val="566"/>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6AE2A4CE" w14:textId="77777777">
            <w:pPr>
              <w:jc w:val="center"/>
              <w:rPr>
                <w:rFonts w:ascii="Arial" w:hAnsi="Arial" w:cs="Arial"/>
                <w:sz w:val="20"/>
                <w:szCs w:val="20"/>
              </w:rPr>
            </w:pPr>
            <w:r w:rsidRPr="00870976">
              <w:rPr>
                <w:rFonts w:ascii="Arial" w:hAnsi="Arial" w:cs="Arial"/>
                <w:sz w:val="20"/>
                <w:szCs w:val="20"/>
              </w:rPr>
              <w:t>CdA-ICT.020.1</w:t>
            </w:r>
          </w:p>
          <w:p w:rsidRPr="00870976" w:rsidR="00E21134" w:rsidRDefault="00E21134" w14:paraId="04C820C5" w14:textId="2BEE2A89">
            <w:pPr>
              <w:jc w:val="center"/>
              <w:rPr>
                <w:rFonts w:ascii="Arial" w:hAnsi="Arial" w:cs="Arial"/>
                <w:sz w:val="20"/>
                <w:szCs w:val="20"/>
              </w:rPr>
            </w:pPr>
            <w:r w:rsidRPr="00870976">
              <w:rPr>
                <w:rFonts w:ascii="Arial" w:hAnsi="Arial" w:cs="Arial"/>
                <w:sz w:val="20"/>
                <w:szCs w:val="20"/>
              </w:rPr>
              <w:t>CdA-ICT.020.2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C9DDB4B"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9E7AD8" w14:paraId="1EF288CA" w14:textId="5E476325">
            <w:pPr>
              <w:spacing w:before="60" w:after="60"/>
              <w:jc w:val="both"/>
              <w:rPr>
                <w:rFonts w:ascii="Arial" w:hAnsi="Arial" w:cs="Arial"/>
                <w:sz w:val="20"/>
                <w:szCs w:val="20"/>
              </w:rPr>
            </w:pPr>
            <w:ins w:author="Pernaselci Alessandro" w:date="2025-04-23T09:43:00Z" w:id="58">
              <w:r>
                <w:rPr>
                  <w:rFonts w:ascii="Arial" w:hAnsi="Arial" w:cs="Arial"/>
                  <w:sz w:val="20"/>
                  <w:szCs w:val="20"/>
                </w:rPr>
                <w:t>È</w:t>
              </w:r>
            </w:ins>
            <w:del w:author="Pernaselci Alessandro" w:date="2025-04-23T09:43:00Z" w:id="59">
              <w:r w:rsidRPr="00870976" w:rsidDel="00450E44">
                <w:rPr>
                  <w:rFonts w:ascii="Arial" w:hAnsi="Arial" w:cs="Arial"/>
                  <w:sz w:val="20"/>
                  <w:szCs w:val="20"/>
                </w:rPr>
                <w:delText>e'</w:delText>
              </w:r>
            </w:del>
            <w:r w:rsidRPr="00870976">
              <w:rPr>
                <w:rFonts w:ascii="Arial" w:hAnsi="Arial" w:cs="Arial"/>
                <w:sz w:val="20"/>
                <w:szCs w:val="20"/>
              </w:rPr>
              <w:t xml:space="preserve"> </w:t>
            </w:r>
            <w:r w:rsidRPr="00870976" w:rsidR="00E21134">
              <w:rPr>
                <w:rFonts w:ascii="Arial" w:hAnsi="Arial" w:cs="Arial"/>
                <w:sz w:val="20"/>
                <w:szCs w:val="20"/>
              </w:rPr>
              <w:t>precluso l'utilizzo di utenze di Sistema su processi automatici (ad esempio le utenze di Sistema non sono utilizzate come utenze Machine to Machine).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59767E3B" w14:textId="138FF269">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D5CE90B" w14:textId="77777777">
            <w:pPr>
              <w:jc w:val="center"/>
              <w:rPr>
                <w:rFonts w:ascii="Arial" w:hAnsi="Arial" w:cs="Arial"/>
                <w:sz w:val="20"/>
                <w:szCs w:val="20"/>
              </w:rPr>
            </w:pPr>
          </w:p>
        </w:tc>
      </w:tr>
      <w:tr w:rsidRPr="000C0662" w:rsidR="00E21134" w:rsidTr="00DA0DA8" w14:paraId="31277A47" w14:textId="70653D56">
        <w:trPr>
          <w:trHeight w:val="566"/>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165BCCC3" w14:textId="77777777">
            <w:pPr>
              <w:jc w:val="center"/>
              <w:rPr>
                <w:rFonts w:ascii="Arial" w:hAnsi="Arial" w:cs="Arial"/>
                <w:sz w:val="20"/>
                <w:szCs w:val="20"/>
              </w:rPr>
            </w:pPr>
            <w:r w:rsidRPr="00870976">
              <w:rPr>
                <w:rFonts w:ascii="Arial" w:hAnsi="Arial" w:cs="Arial"/>
                <w:sz w:val="20"/>
                <w:szCs w:val="20"/>
              </w:rPr>
              <w:t>CdA-ICT.021.1</w:t>
            </w:r>
          </w:p>
          <w:p w:rsidRPr="00870976" w:rsidR="00E21134" w:rsidRDefault="00E21134" w14:paraId="653F2ABF" w14:textId="13D96747">
            <w:pPr>
              <w:jc w:val="center"/>
              <w:rPr>
                <w:rFonts w:ascii="Arial" w:hAnsi="Arial" w:cs="Arial"/>
                <w:sz w:val="20"/>
                <w:szCs w:val="20"/>
              </w:rPr>
            </w:pPr>
            <w:r w:rsidRPr="00870976">
              <w:rPr>
                <w:rFonts w:ascii="Arial" w:hAnsi="Arial" w:cs="Arial"/>
                <w:sz w:val="20"/>
                <w:szCs w:val="20"/>
              </w:rPr>
              <w:t>CdA-ICT.021.2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357CF62"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9E7AD8" w14:paraId="1ABBAEF5" w14:textId="1E763323">
            <w:pPr>
              <w:spacing w:before="60" w:after="60"/>
              <w:jc w:val="both"/>
              <w:rPr>
                <w:rFonts w:ascii="Arial" w:hAnsi="Arial" w:cs="Arial"/>
                <w:sz w:val="20"/>
                <w:szCs w:val="20"/>
              </w:rPr>
            </w:pPr>
            <w:ins w:author="Pernaselci Alessandro" w:date="2025-04-23T09:43:00Z" w:id="60">
              <w:r>
                <w:rPr>
                  <w:rFonts w:ascii="Arial" w:hAnsi="Arial" w:cs="Arial"/>
                  <w:sz w:val="20"/>
                  <w:szCs w:val="20"/>
                </w:rPr>
                <w:t>È</w:t>
              </w:r>
            </w:ins>
            <w:del w:author="Pernaselci Alessandro" w:date="2025-04-23T09:43:00Z" w:id="61">
              <w:r w:rsidRPr="00870976" w:rsidDel="009E7AD8" w:rsidR="00E21134">
                <w:rPr>
                  <w:rFonts w:ascii="Arial" w:hAnsi="Arial" w:cs="Arial"/>
                  <w:sz w:val="20"/>
                  <w:szCs w:val="20"/>
                </w:rPr>
                <w:delText>E'</w:delText>
              </w:r>
            </w:del>
            <w:r w:rsidRPr="00870976" w:rsidR="00E21134">
              <w:rPr>
                <w:rFonts w:ascii="Arial" w:hAnsi="Arial" w:cs="Arial"/>
                <w:sz w:val="20"/>
                <w:szCs w:val="20"/>
              </w:rPr>
              <w:t xml:space="preserve"> precluso l'utilizzo di utenze di sistema e M2M da parte di persone fisiche, ad eccezione di attività saltuarie (es. gestione emergenze).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2D33A401" w14:textId="1453549A">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6EEED45" w14:textId="77777777">
            <w:pPr>
              <w:jc w:val="center"/>
              <w:rPr>
                <w:rFonts w:ascii="Arial" w:hAnsi="Arial" w:cs="Arial"/>
                <w:sz w:val="20"/>
                <w:szCs w:val="20"/>
              </w:rPr>
            </w:pPr>
          </w:p>
        </w:tc>
      </w:tr>
      <w:tr w:rsidRPr="000C0662" w:rsidR="00E21134" w:rsidTr="00E016AB" w14:paraId="04F7EB85" w14:textId="471178F6">
        <w:trPr>
          <w:trHeight w:val="371"/>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3B49EEBE" w14:textId="77777777">
            <w:pPr>
              <w:jc w:val="center"/>
              <w:rPr>
                <w:rFonts w:ascii="Arial" w:hAnsi="Arial" w:cs="Arial"/>
                <w:sz w:val="20"/>
                <w:szCs w:val="20"/>
              </w:rPr>
            </w:pPr>
            <w:r w:rsidRPr="00870976">
              <w:rPr>
                <w:rFonts w:ascii="Arial" w:hAnsi="Arial" w:cs="Arial"/>
                <w:sz w:val="20"/>
                <w:szCs w:val="20"/>
              </w:rPr>
              <w:t>CdA-ICT.022.1</w:t>
            </w:r>
          </w:p>
          <w:p w:rsidRPr="00870976" w:rsidR="00E21134" w:rsidRDefault="00E21134" w14:paraId="528ACD4F" w14:textId="5ACB10A2">
            <w:pPr>
              <w:jc w:val="center"/>
              <w:rPr>
                <w:rFonts w:ascii="Arial" w:hAnsi="Arial" w:cs="Arial"/>
                <w:sz w:val="20"/>
                <w:szCs w:val="20"/>
              </w:rPr>
            </w:pPr>
            <w:r w:rsidRPr="00870976">
              <w:rPr>
                <w:rFonts w:ascii="Arial" w:hAnsi="Arial" w:cs="Arial"/>
                <w:sz w:val="20"/>
                <w:szCs w:val="20"/>
              </w:rPr>
              <w:t>CdA-ICT.022.2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1F32F89"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15D66FEB" w14:textId="77777777">
            <w:pPr>
              <w:spacing w:before="60" w:after="60"/>
              <w:jc w:val="both"/>
              <w:rPr>
                <w:rFonts w:ascii="Arial" w:hAnsi="Arial" w:cs="Arial"/>
                <w:sz w:val="20"/>
                <w:szCs w:val="20"/>
              </w:rPr>
            </w:pPr>
            <w:r w:rsidRPr="00870976">
              <w:rPr>
                <w:rFonts w:ascii="Arial" w:hAnsi="Arial" w:cs="Arial"/>
                <w:sz w:val="20"/>
                <w:szCs w:val="20"/>
              </w:rPr>
              <w:t xml:space="preserve">La piattaforma, o l’eventuale piattaforma centralizzata di Identity Management ad essa connessa, è configurata in maniera tale che le utenze di sistema non nominali (comprese le M2M) devono essere comunque assegnate (in termini di responsabilità) ad una persona fisica, </w:t>
            </w:r>
            <w:r w:rsidRPr="00870976">
              <w:rPr>
                <w:rFonts w:ascii="Arial" w:hAnsi="Arial" w:cs="Arial"/>
                <w:sz w:val="20"/>
                <w:szCs w:val="20"/>
              </w:rPr>
              <w:t>tipicamente un Responsabile di esercizio o un suo delegato</w:t>
            </w:r>
            <w:r w:rsidRPr="00870976" w:rsidR="004746D3">
              <w:rPr>
                <w:rFonts w:ascii="Arial" w:hAnsi="Arial" w:cs="Arial"/>
                <w:sz w:val="20"/>
                <w:szCs w:val="20"/>
              </w:rPr>
              <w:t>.</w:t>
            </w:r>
          </w:p>
          <w:p w:rsidRPr="00870976" w:rsidR="004746D3" w:rsidP="009103F3" w:rsidRDefault="004746D3" w14:paraId="59735A75" w14:textId="658E055C">
            <w:pPr>
              <w:spacing w:before="60" w:after="60"/>
              <w:jc w:val="both"/>
              <w:rPr>
                <w:rFonts w:ascii="Arial" w:hAnsi="Arial" w:cs="Arial"/>
                <w:sz w:val="20"/>
                <w:szCs w:val="20"/>
              </w:rPr>
            </w:pPr>
            <w:r w:rsidRPr="00870976">
              <w:rPr>
                <w:rFonts w:ascii="Arial" w:hAnsi="Arial" w:cs="Arial"/>
                <w:b/>
                <w:sz w:val="20"/>
                <w:szCs w:val="20"/>
              </w:rPr>
              <w:t>[M] 5.10.2:</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3962237B" w14:textId="5BE16319">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045A49D1" w14:textId="77777777">
            <w:pPr>
              <w:jc w:val="center"/>
              <w:rPr>
                <w:rFonts w:ascii="Arial" w:hAnsi="Arial" w:cs="Arial"/>
                <w:sz w:val="20"/>
                <w:szCs w:val="20"/>
              </w:rPr>
            </w:pPr>
          </w:p>
        </w:tc>
      </w:tr>
      <w:tr w:rsidRPr="000C0662" w:rsidR="00E21134" w:rsidTr="00DA0DA8" w14:paraId="4706240A" w14:textId="16CE7F3D">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4F7D73B0" w14:textId="77777777">
            <w:pPr>
              <w:jc w:val="center"/>
              <w:rPr>
                <w:rFonts w:ascii="Arial" w:hAnsi="Arial" w:cs="Arial"/>
                <w:sz w:val="20"/>
                <w:szCs w:val="20"/>
              </w:rPr>
            </w:pPr>
            <w:r w:rsidRPr="00870976">
              <w:rPr>
                <w:rFonts w:ascii="Arial" w:hAnsi="Arial" w:cs="Arial"/>
                <w:sz w:val="20"/>
                <w:szCs w:val="20"/>
              </w:rPr>
              <w:t>CdA-ICT.023.1</w:t>
            </w:r>
          </w:p>
          <w:p w:rsidRPr="00870976" w:rsidR="00E21134" w:rsidRDefault="00E21134" w14:paraId="36130BE2" w14:textId="1E58CB56">
            <w:pPr>
              <w:jc w:val="center"/>
              <w:rPr>
                <w:rFonts w:ascii="Arial" w:hAnsi="Arial" w:cs="Arial"/>
                <w:sz w:val="20"/>
                <w:szCs w:val="20"/>
              </w:rPr>
            </w:pPr>
            <w:r w:rsidRPr="00870976">
              <w:rPr>
                <w:rFonts w:ascii="Arial" w:hAnsi="Arial" w:cs="Arial"/>
                <w:sz w:val="20"/>
                <w:szCs w:val="20"/>
              </w:rPr>
              <w:t>CdA-ICT.023.2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3BBAA48"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8DFA6F0" w14:textId="77777777">
            <w:pPr>
              <w:spacing w:before="60" w:after="60"/>
              <w:jc w:val="both"/>
              <w:rPr>
                <w:rFonts w:ascii="Arial" w:hAnsi="Arial" w:cs="Arial"/>
                <w:sz w:val="20"/>
                <w:szCs w:val="20"/>
              </w:rPr>
            </w:pPr>
            <w:r w:rsidRPr="00870976">
              <w:rPr>
                <w:rFonts w:ascii="Arial" w:hAnsi="Arial" w:cs="Arial"/>
                <w:sz w:val="20"/>
                <w:szCs w:val="20"/>
              </w:rPr>
              <w:t xml:space="preserve">Gli addetti IT a cui sono assegnate utenze deputate allo svolgimento di attività di sicurezza relative alla protezione dei sistemi (per es. configurazione regole FW o monitoraggio allarmi di sicurezza) sono distinti, a livello di singolo individuo, dagli altri addetti IT degli stessi sistemi. La separazione, a livello di singolo individuo, è applicata anche tra chi configura gli strumenti di sicurezza (es. FW o IDS) e chi svolge attività di verifica della sicurezza (es. </w:t>
            </w:r>
            <w:proofErr w:type="spellStart"/>
            <w:r w:rsidRPr="00870976">
              <w:rPr>
                <w:rFonts w:ascii="Arial" w:hAnsi="Arial" w:cs="Arial"/>
                <w:sz w:val="20"/>
                <w:szCs w:val="20"/>
              </w:rPr>
              <w:t>vulnerability</w:t>
            </w:r>
            <w:proofErr w:type="spellEnd"/>
            <w:r w:rsidRPr="00870976">
              <w:rPr>
                <w:rFonts w:ascii="Arial" w:hAnsi="Arial" w:cs="Arial"/>
                <w:sz w:val="20"/>
                <w:szCs w:val="20"/>
              </w:rPr>
              <w:t xml:space="preserve"> </w:t>
            </w:r>
            <w:proofErr w:type="spellStart"/>
            <w:r w:rsidRPr="00870976">
              <w:rPr>
                <w:rFonts w:ascii="Arial" w:hAnsi="Arial" w:cs="Arial"/>
                <w:sz w:val="20"/>
                <w:szCs w:val="20"/>
              </w:rPr>
              <w:t>assessment</w:t>
            </w:r>
            <w:proofErr w:type="spellEnd"/>
            <w:r w:rsidRPr="00870976">
              <w:rPr>
                <w:rFonts w:ascii="Arial" w:hAnsi="Arial" w:cs="Arial"/>
                <w:sz w:val="20"/>
                <w:szCs w:val="20"/>
              </w:rPr>
              <w:t>).</w:t>
            </w:r>
          </w:p>
          <w:p w:rsidRPr="00870976" w:rsidR="004746D3" w:rsidP="009103F3" w:rsidRDefault="004746D3" w14:paraId="21804315" w14:textId="482F6078">
            <w:pPr>
              <w:spacing w:before="60" w:after="60"/>
              <w:jc w:val="both"/>
              <w:rPr>
                <w:rFonts w:ascii="Arial" w:hAnsi="Arial" w:cs="Arial"/>
                <w:sz w:val="20"/>
                <w:szCs w:val="20"/>
              </w:rPr>
            </w:pPr>
            <w:r w:rsidRPr="00870976">
              <w:rPr>
                <w:rFonts w:ascii="Arial" w:hAnsi="Arial" w:cs="Arial"/>
                <w:b/>
                <w:sz w:val="20"/>
                <w:szCs w:val="20"/>
              </w:rPr>
              <w:t>[M] 5.1.1: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509A3593" w14:textId="70A39709">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0AF4165D" w14:textId="77777777">
            <w:pPr>
              <w:jc w:val="center"/>
              <w:rPr>
                <w:rFonts w:ascii="Arial" w:hAnsi="Arial" w:cs="Arial"/>
                <w:sz w:val="20"/>
                <w:szCs w:val="20"/>
              </w:rPr>
            </w:pPr>
          </w:p>
        </w:tc>
      </w:tr>
      <w:tr w:rsidRPr="000C0662" w:rsidR="00E21134" w:rsidTr="00DA0DA8" w14:paraId="6CE9763B" w14:textId="510AA109">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21D3269C" w14:textId="77777777">
            <w:pPr>
              <w:jc w:val="center"/>
              <w:rPr>
                <w:rFonts w:ascii="Arial" w:hAnsi="Arial" w:cs="Arial"/>
                <w:sz w:val="20"/>
                <w:szCs w:val="20"/>
              </w:rPr>
            </w:pPr>
            <w:r w:rsidRPr="00870976">
              <w:rPr>
                <w:rFonts w:ascii="Arial" w:hAnsi="Arial" w:cs="Arial"/>
                <w:sz w:val="20"/>
                <w:szCs w:val="20"/>
              </w:rPr>
              <w:t>CdA-ICT.024.1</w:t>
            </w:r>
          </w:p>
          <w:p w:rsidRPr="00870976" w:rsidR="00E21134" w:rsidRDefault="00E21134" w14:paraId="51A17317" w14:textId="1ACC11CA">
            <w:pPr>
              <w:jc w:val="center"/>
              <w:rPr>
                <w:rFonts w:ascii="Arial" w:hAnsi="Arial" w:cs="Arial"/>
                <w:sz w:val="20"/>
                <w:szCs w:val="20"/>
              </w:rPr>
            </w:pPr>
            <w:r w:rsidRPr="00870976">
              <w:rPr>
                <w:rFonts w:ascii="Arial" w:hAnsi="Arial" w:cs="Arial"/>
                <w:sz w:val="20"/>
                <w:szCs w:val="20"/>
              </w:rPr>
              <w:t>CdA-ICT.024.2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C922EE"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44DDBAD" w14:textId="3CE27F31">
            <w:pPr>
              <w:spacing w:before="60" w:after="60"/>
              <w:jc w:val="both"/>
              <w:rPr>
                <w:rFonts w:ascii="Arial" w:hAnsi="Arial" w:cs="Arial"/>
                <w:sz w:val="20"/>
                <w:szCs w:val="20"/>
              </w:rPr>
            </w:pPr>
            <w:r w:rsidRPr="00870976">
              <w:rPr>
                <w:rFonts w:ascii="Arial" w:hAnsi="Arial" w:cs="Arial"/>
                <w:sz w:val="20"/>
                <w:szCs w:val="20"/>
              </w:rPr>
              <w:t>Gli addetti IT a cui sono assegnate utenze deputate alla gestione dei file di log sono distinti, a livello individuale, dagli altri addetti IT dello stesso sistema. Nel caso di sistema di supporto dedicato alla gestione dei file di log</w:t>
            </w:r>
            <w:del w:author="Pernaselci Alessandro" w:date="2025-04-23T09:44:00Z" w:id="62">
              <w:r w:rsidRPr="00870976" w:rsidDel="00A558E9">
                <w:rPr>
                  <w:rFonts w:ascii="Arial" w:hAnsi="Arial" w:cs="Arial"/>
                  <w:sz w:val="20"/>
                  <w:szCs w:val="20"/>
                </w:rPr>
                <w:delText xml:space="preserve"> </w:delText>
              </w:r>
            </w:del>
            <w:r w:rsidRPr="00870976">
              <w:rPr>
                <w:rFonts w:ascii="Arial" w:hAnsi="Arial" w:cs="Arial"/>
                <w:sz w:val="20"/>
                <w:szCs w:val="20"/>
              </w:rPr>
              <w:t xml:space="preserve"> non sussiste vincolo di incompatibilità con le attività di gestione sistemistica / applicativa del sistema stesso.</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9F1662B" w14:textId="4EE6361F">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FD0B967" w14:textId="77777777">
            <w:pPr>
              <w:jc w:val="center"/>
              <w:rPr>
                <w:rFonts w:ascii="Arial" w:hAnsi="Arial" w:cs="Arial"/>
                <w:sz w:val="20"/>
                <w:szCs w:val="20"/>
              </w:rPr>
            </w:pPr>
          </w:p>
        </w:tc>
      </w:tr>
      <w:tr w:rsidRPr="000C0662" w:rsidR="00E21134" w:rsidTr="00423822" w14:paraId="73476BCC" w14:textId="256563CF">
        <w:trPr>
          <w:trHeight w:val="23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2174D584" w14:textId="77777777">
            <w:pPr>
              <w:jc w:val="center"/>
              <w:rPr>
                <w:rFonts w:ascii="Arial" w:hAnsi="Arial" w:cs="Arial"/>
                <w:sz w:val="20"/>
                <w:szCs w:val="20"/>
              </w:rPr>
            </w:pPr>
            <w:r w:rsidRPr="00870976">
              <w:rPr>
                <w:rFonts w:ascii="Arial" w:hAnsi="Arial" w:cs="Arial"/>
                <w:sz w:val="20"/>
                <w:szCs w:val="20"/>
              </w:rPr>
              <w:t>CdA-ICT.025.1</w:t>
            </w:r>
          </w:p>
          <w:p w:rsidRPr="00870976" w:rsidR="00E21134" w:rsidRDefault="00E21134" w14:paraId="5369A3E1" w14:textId="3C7CF94D">
            <w:pPr>
              <w:jc w:val="center"/>
              <w:rPr>
                <w:rFonts w:ascii="Arial" w:hAnsi="Arial" w:cs="Arial"/>
                <w:sz w:val="20"/>
                <w:szCs w:val="20"/>
              </w:rPr>
            </w:pPr>
            <w:r w:rsidRPr="00870976">
              <w:rPr>
                <w:rFonts w:ascii="Arial" w:hAnsi="Arial" w:cs="Arial"/>
                <w:sz w:val="20"/>
                <w:szCs w:val="20"/>
              </w:rPr>
              <w:t>CdA-ICT.025.2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6C0BEB1"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18F43FE7" w14:textId="19C6F724">
            <w:pPr>
              <w:spacing w:before="60" w:after="60"/>
              <w:jc w:val="both"/>
              <w:rPr>
                <w:rFonts w:ascii="Arial" w:hAnsi="Arial" w:cs="Arial"/>
                <w:sz w:val="20"/>
                <w:szCs w:val="20"/>
              </w:rPr>
            </w:pPr>
            <w:r w:rsidRPr="00870976">
              <w:rPr>
                <w:rFonts w:ascii="Arial" w:hAnsi="Arial" w:cs="Arial"/>
                <w:sz w:val="20"/>
                <w:szCs w:val="20"/>
              </w:rPr>
              <w:t>Per una gestione delle modalità di accesso dedicate a ciascun Addetto IT interno ed esterno, la piattaforma, o l’eventuale piattaforma centralizzata di Identity Management ad essa connessa, è configurata in maniera tale che quando il sistema utilizza la password come dispositivo di autenticazione, essa effettui controlli automatici volti a garantire che la password risponda alle caratteristiche previste dalle vigenti</w:t>
            </w:r>
            <w:r w:rsidR="001F3CD4">
              <w:rPr>
                <w:rFonts w:ascii="Arial" w:hAnsi="Arial" w:cs="Arial"/>
                <w:sz w:val="20"/>
                <w:szCs w:val="20"/>
              </w:rPr>
              <w:t xml:space="preserve"> </w:t>
            </w:r>
            <w:r w:rsidRPr="00870976">
              <w:rPr>
                <w:rFonts w:ascii="Arial" w:hAnsi="Arial" w:cs="Arial"/>
                <w:sz w:val="20"/>
                <w:szCs w:val="20"/>
              </w:rPr>
              <w:t>policy aziendali</w:t>
            </w:r>
            <w:r w:rsidRPr="00870976" w:rsidR="004746D3">
              <w:rPr>
                <w:rFonts w:ascii="Arial" w:hAnsi="Arial" w:cs="Arial"/>
                <w:sz w:val="20"/>
                <w:szCs w:val="20"/>
              </w:rPr>
              <w:t>.</w:t>
            </w:r>
          </w:p>
          <w:p w:rsidRPr="00870976" w:rsidR="004746D3" w:rsidP="00423822" w:rsidRDefault="004746D3" w14:paraId="7B603881" w14:textId="7CC1F2FF">
            <w:pPr>
              <w:spacing w:before="60" w:after="60"/>
              <w:jc w:val="both"/>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r w:rsidR="00423822">
              <w:rPr>
                <w:rFonts w:ascii="Arial" w:hAnsi="Arial" w:cs="Arial"/>
                <w:sz w:val="20"/>
                <w:szCs w:val="20"/>
              </w:rPr>
              <w:t xml:space="preserve">- </w:t>
            </w:r>
            <w:r w:rsidRPr="00870976">
              <w:rPr>
                <w:rFonts w:ascii="Arial" w:hAnsi="Arial" w:cs="Arial"/>
                <w:b/>
                <w:sz w:val="20"/>
                <w:szCs w:val="20"/>
              </w:rPr>
              <w:t>[M] 5.7.4:</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3564B383" w14:textId="70B714DB">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3DB2C94D" w14:textId="77777777">
            <w:pPr>
              <w:jc w:val="center"/>
              <w:rPr>
                <w:rFonts w:ascii="Arial" w:hAnsi="Arial" w:cs="Arial"/>
                <w:sz w:val="20"/>
                <w:szCs w:val="20"/>
              </w:rPr>
            </w:pPr>
          </w:p>
        </w:tc>
      </w:tr>
      <w:tr w:rsidRPr="000C0662" w:rsidR="00E21134" w:rsidTr="00C404D3" w14:paraId="4679A619" w14:textId="0EE1654B">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15FF6EB1" w14:textId="77777777">
            <w:pPr>
              <w:jc w:val="center"/>
              <w:rPr>
                <w:rFonts w:ascii="Arial" w:hAnsi="Arial" w:cs="Arial"/>
                <w:sz w:val="20"/>
                <w:szCs w:val="20"/>
              </w:rPr>
            </w:pPr>
            <w:r w:rsidRPr="00870976">
              <w:rPr>
                <w:rFonts w:ascii="Arial" w:hAnsi="Arial" w:cs="Arial"/>
                <w:sz w:val="20"/>
                <w:szCs w:val="20"/>
              </w:rPr>
              <w:t>CdA-ICT.026.1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3464044"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391C1A84" w14:textId="379A820A">
            <w:pPr>
              <w:spacing w:before="60" w:after="60"/>
              <w:jc w:val="both"/>
              <w:rPr>
                <w:rFonts w:ascii="Arial" w:hAnsi="Arial" w:cs="Arial"/>
                <w:sz w:val="20"/>
                <w:szCs w:val="20"/>
              </w:rPr>
            </w:pPr>
            <w:r w:rsidRPr="00870976">
              <w:rPr>
                <w:rFonts w:ascii="Arial" w:hAnsi="Arial" w:cs="Arial"/>
                <w:sz w:val="20"/>
                <w:szCs w:val="20"/>
              </w:rPr>
              <w:t xml:space="preserve">La piattaforma consente la sospensione delle utenze inattive degli Addetti IT a valle di periodi di inattività pari o maggiori a </w:t>
            </w:r>
            <w:proofErr w:type="gramStart"/>
            <w:r w:rsidRPr="00870976">
              <w:rPr>
                <w:rFonts w:ascii="Arial" w:hAnsi="Arial" w:cs="Arial"/>
                <w:sz w:val="20"/>
                <w:szCs w:val="20"/>
              </w:rPr>
              <w:t>6</w:t>
            </w:r>
            <w:proofErr w:type="gramEnd"/>
            <w:r w:rsidRPr="00870976">
              <w:rPr>
                <w:rFonts w:ascii="Arial" w:hAnsi="Arial" w:cs="Arial"/>
                <w:sz w:val="20"/>
                <w:szCs w:val="20"/>
              </w:rPr>
              <w:t xml:space="preserve"> mesi, (salvo le utenze preventivamente autorizzate per soli scopi di gestione tecnica per le quali sia stata concessa una deroga da parte del Gestore IT o suoi delegati). Nel caso di infattibilità tecnica il controllo può essere di tipo procedurale, con frequenza almeno mensile, garantendo comunque la sospensione trascorsi </w:t>
            </w:r>
            <w:proofErr w:type="gramStart"/>
            <w:r w:rsidRPr="00870976">
              <w:rPr>
                <w:rFonts w:ascii="Arial" w:hAnsi="Arial" w:cs="Arial"/>
                <w:sz w:val="20"/>
                <w:szCs w:val="20"/>
              </w:rPr>
              <w:t>6</w:t>
            </w:r>
            <w:proofErr w:type="gramEnd"/>
            <w:r w:rsidRPr="00870976">
              <w:rPr>
                <w:rFonts w:ascii="Arial" w:hAnsi="Arial" w:cs="Arial"/>
                <w:sz w:val="20"/>
                <w:szCs w:val="20"/>
              </w:rPr>
              <w:t xml:space="preserve"> mesi di inattività.</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0631FB12" w14:textId="6AA006A4">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7F7AB4F" w14:textId="77777777">
            <w:pPr>
              <w:jc w:val="center"/>
              <w:rPr>
                <w:rFonts w:ascii="Arial" w:hAnsi="Arial" w:cs="Arial"/>
                <w:sz w:val="20"/>
                <w:szCs w:val="20"/>
              </w:rPr>
            </w:pPr>
          </w:p>
        </w:tc>
      </w:tr>
      <w:tr w:rsidRPr="000C0662" w:rsidR="00E21134" w:rsidTr="00DA0DA8" w14:paraId="2D257061" w14:textId="7373F753">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3DBA24FF" w14:textId="77777777">
            <w:pPr>
              <w:jc w:val="center"/>
              <w:rPr>
                <w:rFonts w:ascii="Arial" w:hAnsi="Arial" w:cs="Arial"/>
                <w:sz w:val="20"/>
                <w:szCs w:val="20"/>
              </w:rPr>
            </w:pPr>
            <w:r w:rsidRPr="00870976">
              <w:rPr>
                <w:rFonts w:ascii="Arial" w:hAnsi="Arial" w:cs="Arial"/>
                <w:sz w:val="20"/>
                <w:szCs w:val="20"/>
              </w:rPr>
              <w:t>CdC-ICT.002.1</w:t>
            </w:r>
          </w:p>
          <w:p w:rsidRPr="00870976" w:rsidR="00E21134" w:rsidRDefault="00E21134" w14:paraId="43E5EEA4" w14:textId="1A2FFAED">
            <w:pPr>
              <w:jc w:val="center"/>
              <w:rPr>
                <w:rFonts w:ascii="Arial" w:hAnsi="Arial" w:cs="Arial"/>
                <w:sz w:val="20"/>
                <w:szCs w:val="20"/>
              </w:rPr>
            </w:pPr>
            <w:r w:rsidRPr="00870976">
              <w:rPr>
                <w:rFonts w:ascii="Arial" w:hAnsi="Arial" w:cs="Arial"/>
                <w:sz w:val="20"/>
                <w:szCs w:val="20"/>
              </w:rPr>
              <w:t>CdC-ICT.002.2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700D015"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572A4C" w14:paraId="4C0E36E7" w14:textId="545ED702">
            <w:pPr>
              <w:spacing w:before="60" w:after="60"/>
              <w:jc w:val="both"/>
              <w:rPr>
                <w:rFonts w:ascii="Arial" w:hAnsi="Arial" w:cs="Arial"/>
                <w:sz w:val="20"/>
                <w:szCs w:val="20"/>
              </w:rPr>
            </w:pPr>
            <w:ins w:author="Pernaselci Alessandro" w:date="2025-04-23T09:45:00Z" w:id="63">
              <w:r>
                <w:rPr>
                  <w:rFonts w:ascii="Arial" w:hAnsi="Arial" w:cs="Arial"/>
                  <w:sz w:val="20"/>
                  <w:szCs w:val="20"/>
                </w:rPr>
                <w:t>È</w:t>
              </w:r>
            </w:ins>
            <w:del w:author="Pernaselci Alessandro" w:date="2025-04-23T09:45:00Z" w:id="64">
              <w:r w:rsidRPr="00870976" w:rsidDel="00572A4C" w:rsidR="00E21134">
                <w:rPr>
                  <w:rFonts w:ascii="Arial" w:hAnsi="Arial" w:cs="Arial"/>
                  <w:sz w:val="20"/>
                  <w:szCs w:val="20"/>
                </w:rPr>
                <w:delText>E'</w:delText>
              </w:r>
            </w:del>
            <w:r w:rsidRPr="00870976" w:rsidR="00E21134">
              <w:rPr>
                <w:rFonts w:ascii="Arial" w:hAnsi="Arial" w:cs="Arial"/>
                <w:sz w:val="20"/>
                <w:szCs w:val="20"/>
              </w:rPr>
              <w:t xml:space="preserve"> prevista l’adozione di apparati hardware e software (ad es. firewall) in grado di contrastare tentativi di accesso non autorizzato da reti dati pubbliche (Internet) al fine di rispettare i livelli di isolamento e protezione dei dati trattati dalla piattaforma stessa.</w:t>
            </w:r>
          </w:p>
          <w:p w:rsidRPr="00870976" w:rsidR="004746D3" w:rsidP="009103F3" w:rsidRDefault="004746D3" w14:paraId="253BB2E9" w14:textId="0C0CE86F">
            <w:pPr>
              <w:spacing w:before="60" w:after="60"/>
              <w:jc w:val="both"/>
              <w:rPr>
                <w:rFonts w:ascii="Arial" w:hAnsi="Arial" w:cs="Arial"/>
                <w:sz w:val="20"/>
                <w:szCs w:val="20"/>
              </w:rPr>
            </w:pPr>
            <w:r w:rsidRPr="00870976">
              <w:rPr>
                <w:rFonts w:ascii="Arial" w:hAnsi="Arial" w:cs="Arial"/>
                <w:b/>
                <w:sz w:val="20"/>
                <w:szCs w:val="20"/>
              </w:rPr>
              <w:t>[M] 8.1.2:</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7E4B6317" w14:textId="5C3B1850">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42E40E48" w14:textId="77777777">
            <w:pPr>
              <w:jc w:val="center"/>
              <w:rPr>
                <w:rFonts w:ascii="Arial" w:hAnsi="Arial" w:cs="Arial"/>
                <w:sz w:val="20"/>
                <w:szCs w:val="20"/>
              </w:rPr>
            </w:pPr>
          </w:p>
        </w:tc>
      </w:tr>
      <w:tr w:rsidRPr="000C0662" w:rsidR="00E21134" w:rsidTr="00C404D3" w14:paraId="7A51299D" w14:textId="4204C5FC">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524FFC46" w14:textId="77777777">
            <w:pPr>
              <w:jc w:val="center"/>
              <w:rPr>
                <w:rFonts w:ascii="Arial" w:hAnsi="Arial" w:cs="Arial"/>
                <w:sz w:val="20"/>
                <w:szCs w:val="20"/>
              </w:rPr>
            </w:pPr>
            <w:r w:rsidRPr="00870976">
              <w:rPr>
                <w:rFonts w:ascii="Arial" w:hAnsi="Arial" w:cs="Arial"/>
                <w:sz w:val="20"/>
                <w:szCs w:val="20"/>
              </w:rPr>
              <w:t>CdC-ICT.012.1</w:t>
            </w:r>
          </w:p>
          <w:p w:rsidRPr="00870976" w:rsidR="00E21134" w:rsidRDefault="00E21134" w14:paraId="1054F901" w14:textId="292A2EBE">
            <w:pPr>
              <w:jc w:val="center"/>
              <w:rPr>
                <w:rFonts w:ascii="Arial" w:hAnsi="Arial" w:cs="Arial"/>
                <w:sz w:val="20"/>
                <w:szCs w:val="20"/>
              </w:rPr>
            </w:pPr>
            <w:r w:rsidRPr="00870976">
              <w:rPr>
                <w:rFonts w:ascii="Arial" w:hAnsi="Arial" w:cs="Arial"/>
                <w:sz w:val="20"/>
                <w:szCs w:val="20"/>
              </w:rPr>
              <w:t>CdC-ICT.012.2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6E164F2"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2FEA59A1" w14:textId="2341CA65">
            <w:pPr>
              <w:spacing w:before="60" w:after="60"/>
              <w:jc w:val="both"/>
              <w:rPr>
                <w:rFonts w:ascii="Arial" w:hAnsi="Arial" w:cs="Arial"/>
                <w:sz w:val="20"/>
                <w:szCs w:val="20"/>
              </w:rPr>
            </w:pPr>
            <w:r w:rsidRPr="00870976">
              <w:rPr>
                <w:rFonts w:ascii="Arial" w:hAnsi="Arial" w:cs="Arial"/>
                <w:sz w:val="20"/>
                <w:szCs w:val="20"/>
              </w:rPr>
              <w:t>Per tutti i sistemi in perimetro per i quali sia consentito l'accesso al sistema da parte di entità terze/esterne all'azienda (fornitori), è garantita, salvo diversa indicazione, la sicurezza dei dati scambiati verso l'esterno (es. canali con protocolli sicuri, meccanismi di cifratura).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4C7D346D" w14:textId="182BBE43">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4C2C289E" w14:textId="77777777">
            <w:pPr>
              <w:jc w:val="center"/>
              <w:rPr>
                <w:rFonts w:ascii="Arial" w:hAnsi="Arial" w:cs="Arial"/>
                <w:sz w:val="20"/>
                <w:szCs w:val="20"/>
              </w:rPr>
            </w:pPr>
          </w:p>
        </w:tc>
      </w:tr>
      <w:tr w:rsidRPr="000C0662" w:rsidR="00E21134" w:rsidTr="00DA0DA8" w14:paraId="07ACF026" w14:textId="551F0798">
        <w:trPr>
          <w:trHeight w:val="693"/>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1CE42DC4" w14:textId="77777777">
            <w:pPr>
              <w:jc w:val="center"/>
              <w:rPr>
                <w:rFonts w:ascii="Arial" w:hAnsi="Arial" w:cs="Arial"/>
                <w:sz w:val="20"/>
                <w:szCs w:val="20"/>
              </w:rPr>
            </w:pPr>
            <w:r w:rsidRPr="00870976">
              <w:rPr>
                <w:rFonts w:ascii="Arial" w:hAnsi="Arial" w:cs="Arial"/>
                <w:sz w:val="20"/>
                <w:szCs w:val="20"/>
              </w:rPr>
              <w:t>CoA-ICT.004.1</w:t>
            </w:r>
          </w:p>
          <w:p w:rsidRPr="00870976" w:rsidR="00E21134" w:rsidRDefault="00E21134" w14:paraId="16B65B15" w14:textId="618DEDAF">
            <w:pPr>
              <w:jc w:val="center"/>
              <w:rPr>
                <w:rFonts w:ascii="Arial" w:hAnsi="Arial" w:cs="Arial"/>
                <w:sz w:val="20"/>
                <w:szCs w:val="20"/>
              </w:rPr>
            </w:pPr>
            <w:r w:rsidRPr="00870976">
              <w:rPr>
                <w:rFonts w:ascii="Arial" w:hAnsi="Arial" w:cs="Arial"/>
                <w:sz w:val="20"/>
                <w:szCs w:val="20"/>
              </w:rPr>
              <w:t>CoA-ICT.004.2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CD0EF98"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6FCF2021" w14:textId="55B4880A">
            <w:pPr>
              <w:spacing w:before="60" w:after="60"/>
              <w:jc w:val="both"/>
              <w:rPr>
                <w:rFonts w:ascii="Arial" w:hAnsi="Arial" w:cs="Arial"/>
                <w:sz w:val="20"/>
                <w:szCs w:val="20"/>
              </w:rPr>
            </w:pPr>
            <w:r w:rsidRPr="00870976">
              <w:rPr>
                <w:rFonts w:ascii="Arial" w:hAnsi="Arial" w:cs="Arial"/>
                <w:sz w:val="20"/>
                <w:szCs w:val="20"/>
              </w:rPr>
              <w:t xml:space="preserve">La piattaforma, o l’eventuale piattaforma centralizzata di Identity Management ad essa connessa prevede meccanismi automatici di verifica atti a garantire i requisiti di robustezza delle credenziali di autenticazione. A tal fine deve essere prevista l’implementazione di controlli automatici volti a garantire che le credenziali di autenticazione (per es. password) rispondano alle caratteristiche di </w:t>
            </w:r>
            <w:r w:rsidRPr="00870976">
              <w:rPr>
                <w:rFonts w:ascii="Arial" w:hAnsi="Arial" w:cs="Arial"/>
                <w:color w:val="000000" w:themeColor="text1"/>
                <w:sz w:val="20"/>
                <w:szCs w:val="20"/>
              </w:rPr>
              <w:t>sicurezza previste</w:t>
            </w:r>
            <w:r w:rsidRPr="00870976">
              <w:rPr>
                <w:rFonts w:ascii="Arial" w:hAnsi="Arial" w:cs="Arial"/>
                <w:sz w:val="20"/>
                <w:szCs w:val="20"/>
              </w:rPr>
              <w:t>. In particolare</w:t>
            </w:r>
            <w:r w:rsidR="00423822">
              <w:rPr>
                <w:rFonts w:ascii="Arial" w:hAnsi="Arial" w:cs="Arial"/>
                <w:sz w:val="20"/>
                <w:szCs w:val="20"/>
              </w:rPr>
              <w:t>,</w:t>
            </w:r>
            <w:r w:rsidRPr="00870976">
              <w:rPr>
                <w:rFonts w:ascii="Arial" w:hAnsi="Arial" w:cs="Arial"/>
                <w:sz w:val="20"/>
                <w:szCs w:val="20"/>
              </w:rPr>
              <w:t xml:space="preserve"> la password deve prevedere:</w:t>
            </w:r>
          </w:p>
          <w:p w:rsidR="00E05841" w:rsidP="009103F3" w:rsidRDefault="00E21134" w14:paraId="2E0D3BD3" w14:textId="77777777">
            <w:pPr>
              <w:spacing w:before="60" w:after="60"/>
              <w:jc w:val="both"/>
              <w:rPr>
                <w:rFonts w:ascii="Arial" w:hAnsi="Arial" w:cs="Arial"/>
                <w:sz w:val="20"/>
                <w:szCs w:val="20"/>
              </w:rPr>
            </w:pPr>
            <w:r w:rsidRPr="00870976">
              <w:rPr>
                <w:rFonts w:ascii="Arial" w:hAnsi="Arial" w:cs="Arial"/>
                <w:sz w:val="20"/>
                <w:szCs w:val="20"/>
              </w:rPr>
              <w:t xml:space="preserve">• lunghezza minima pari a </w:t>
            </w:r>
            <w:proofErr w:type="gramStart"/>
            <w:r w:rsidRPr="00870976">
              <w:rPr>
                <w:rFonts w:ascii="Arial" w:hAnsi="Arial" w:cs="Arial"/>
                <w:sz w:val="20"/>
                <w:szCs w:val="20"/>
              </w:rPr>
              <w:t>8</w:t>
            </w:r>
            <w:proofErr w:type="gramEnd"/>
            <w:r w:rsidRPr="00870976">
              <w:rPr>
                <w:rFonts w:ascii="Arial" w:hAnsi="Arial" w:cs="Arial"/>
                <w:sz w:val="20"/>
                <w:szCs w:val="20"/>
              </w:rPr>
              <w:t xml:space="preserve"> caratteri o al massimo permesso dal sistema;</w:t>
            </w:r>
          </w:p>
          <w:p w:rsidR="00E05841" w:rsidP="009103F3" w:rsidRDefault="00E21134" w14:paraId="064E9B58" w14:textId="46D68BC9">
            <w:pPr>
              <w:spacing w:before="60" w:after="60"/>
              <w:jc w:val="both"/>
              <w:rPr>
                <w:rFonts w:ascii="Arial" w:hAnsi="Arial" w:cs="Arial"/>
                <w:sz w:val="20"/>
                <w:szCs w:val="20"/>
              </w:rPr>
            </w:pPr>
            <w:r w:rsidRPr="00870976">
              <w:rPr>
                <w:rFonts w:ascii="Arial" w:hAnsi="Arial" w:cs="Arial"/>
                <w:sz w:val="20"/>
                <w:szCs w:val="20"/>
              </w:rPr>
              <w:t>• complessità (la password deve essere costituita da caratteri diversi per tipologia quali lettere, numeri, simboli speciali)</w:t>
            </w:r>
            <w:r w:rsidR="00F73EE6">
              <w:rPr>
                <w:rFonts w:ascii="Arial" w:hAnsi="Arial" w:cs="Arial"/>
                <w:sz w:val="20"/>
                <w:szCs w:val="20"/>
              </w:rPr>
              <w:t>;</w:t>
            </w:r>
          </w:p>
          <w:p w:rsidR="00E05841" w:rsidP="009103F3" w:rsidRDefault="00E21134" w14:paraId="6EB9B5ED" w14:textId="77777777">
            <w:pPr>
              <w:spacing w:before="60" w:after="60"/>
              <w:jc w:val="both"/>
              <w:rPr>
                <w:rFonts w:ascii="Arial" w:hAnsi="Arial" w:cs="Arial"/>
                <w:color w:val="000000" w:themeColor="text1"/>
                <w:sz w:val="20"/>
                <w:szCs w:val="20"/>
              </w:rPr>
            </w:pPr>
            <w:r w:rsidRPr="00870976">
              <w:rPr>
                <w:rFonts w:ascii="Arial" w:hAnsi="Arial" w:cs="Arial"/>
                <w:color w:val="000000" w:themeColor="text1"/>
                <w:sz w:val="20"/>
                <w:szCs w:val="20"/>
              </w:rPr>
              <w:t xml:space="preserve">• diversità dalle precedenti </w:t>
            </w:r>
            <w:proofErr w:type="gramStart"/>
            <w:r w:rsidRPr="00870976">
              <w:rPr>
                <w:rFonts w:ascii="Arial" w:hAnsi="Arial" w:cs="Arial"/>
                <w:color w:val="000000" w:themeColor="text1"/>
                <w:sz w:val="20"/>
                <w:szCs w:val="20"/>
              </w:rPr>
              <w:t>4</w:t>
            </w:r>
            <w:proofErr w:type="gramEnd"/>
            <w:r w:rsidRPr="00870976">
              <w:rPr>
                <w:rFonts w:ascii="Arial" w:hAnsi="Arial" w:cs="Arial"/>
                <w:color w:val="000000" w:themeColor="text1"/>
                <w:sz w:val="20"/>
                <w:szCs w:val="20"/>
              </w:rPr>
              <w:t xml:space="preserve"> password (password history);</w:t>
            </w:r>
          </w:p>
          <w:p w:rsidR="00E05841" w:rsidP="009103F3" w:rsidRDefault="00E21134" w14:paraId="4179127C" w14:textId="77777777">
            <w:pPr>
              <w:spacing w:before="60" w:after="60"/>
              <w:jc w:val="both"/>
              <w:rPr>
                <w:rFonts w:ascii="Arial" w:hAnsi="Arial" w:cs="Arial"/>
                <w:color w:val="000000" w:themeColor="text1"/>
                <w:sz w:val="20"/>
                <w:szCs w:val="20"/>
              </w:rPr>
            </w:pPr>
            <w:r w:rsidRPr="00870976">
              <w:rPr>
                <w:rFonts w:ascii="Arial" w:hAnsi="Arial" w:cs="Arial"/>
                <w:color w:val="000000" w:themeColor="text1"/>
                <w:sz w:val="20"/>
                <w:szCs w:val="20"/>
              </w:rPr>
              <w:t>In caso di soluzione/piattaforma destinata alla Pubblica Amministrazione (AgID ABSC Minimo):</w:t>
            </w:r>
          </w:p>
          <w:p w:rsidR="00E05841" w:rsidP="009103F3" w:rsidRDefault="00E21134" w14:paraId="559DACC9" w14:textId="77777777">
            <w:pPr>
              <w:spacing w:before="60" w:after="60"/>
              <w:jc w:val="both"/>
              <w:rPr>
                <w:rFonts w:ascii="Arial" w:hAnsi="Arial" w:cs="Arial"/>
                <w:color w:val="000000" w:themeColor="text1"/>
                <w:sz w:val="20"/>
                <w:szCs w:val="20"/>
              </w:rPr>
            </w:pPr>
            <w:r w:rsidRPr="00870976">
              <w:rPr>
                <w:rFonts w:ascii="Arial" w:hAnsi="Arial" w:cs="Arial"/>
                <w:color w:val="000000" w:themeColor="text1"/>
                <w:sz w:val="20"/>
                <w:szCs w:val="20"/>
              </w:rPr>
              <w:t>• se l’autenticazione a più fattori non è supportata, si utilizzano credenziali di elevata robustezza (almeno 14 caratteri) per le utenze da Addetto IT;</w:t>
            </w:r>
          </w:p>
          <w:p w:rsidRPr="00870976" w:rsidR="00E21134" w:rsidP="009103F3" w:rsidRDefault="00E21134" w14:paraId="7DA4E380" w14:textId="5CC6E720">
            <w:pPr>
              <w:spacing w:before="60" w:after="60"/>
              <w:jc w:val="both"/>
              <w:rPr>
                <w:rFonts w:ascii="Arial" w:hAnsi="Arial" w:cs="Arial"/>
                <w:color w:val="000000" w:themeColor="text1"/>
                <w:sz w:val="20"/>
                <w:szCs w:val="20"/>
              </w:rPr>
            </w:pPr>
            <w:r w:rsidRPr="00870976">
              <w:rPr>
                <w:rFonts w:ascii="Arial" w:hAnsi="Arial" w:cs="Arial"/>
                <w:color w:val="000000" w:themeColor="text1"/>
                <w:sz w:val="20"/>
                <w:szCs w:val="20"/>
              </w:rPr>
              <w:t>• se per l’autenticazione si utilizzano certificati digitali viene garantito che le chiavi private siano adeguatamente protette.</w:t>
            </w:r>
          </w:p>
          <w:p w:rsidRPr="00870976" w:rsidR="004746D3" w:rsidP="00423822" w:rsidRDefault="004746D3" w14:paraId="2684988D" w14:textId="16E70E84">
            <w:pPr>
              <w:spacing w:before="60" w:after="60"/>
              <w:jc w:val="both"/>
              <w:rPr>
                <w:rFonts w:ascii="Arial" w:hAnsi="Arial" w:cs="Arial"/>
                <w:sz w:val="20"/>
                <w:szCs w:val="20"/>
              </w:rPr>
            </w:pPr>
            <w:r w:rsidRPr="00870976">
              <w:rPr>
                <w:rFonts w:ascii="Arial" w:hAnsi="Arial" w:cs="Arial"/>
                <w:b/>
                <w:sz w:val="20"/>
                <w:szCs w:val="20"/>
              </w:rPr>
              <w:t>[M] 5.7.1:</w:t>
            </w:r>
            <w:r w:rsidRPr="00870976">
              <w:rPr>
                <w:rFonts w:ascii="Arial" w:hAnsi="Arial" w:cs="Arial"/>
                <w:sz w:val="20"/>
                <w:szCs w:val="20"/>
              </w:rPr>
              <w:t xml:space="preserve"> </w:t>
            </w:r>
            <w:r w:rsidR="00423822">
              <w:rPr>
                <w:rFonts w:ascii="Arial" w:hAnsi="Arial" w:cs="Arial"/>
                <w:sz w:val="20"/>
                <w:szCs w:val="20"/>
              </w:rPr>
              <w:t xml:space="preserve">- </w:t>
            </w:r>
            <w:r w:rsidRPr="00870976">
              <w:rPr>
                <w:rFonts w:ascii="Arial" w:hAnsi="Arial" w:cs="Arial"/>
                <w:b/>
                <w:sz w:val="20"/>
                <w:szCs w:val="20"/>
              </w:rPr>
              <w:t>[M] 5.7.4:</w:t>
            </w:r>
            <w:r w:rsidRPr="00870976">
              <w:rPr>
                <w:rFonts w:ascii="Arial" w:hAnsi="Arial" w:cs="Arial"/>
                <w:sz w:val="20"/>
                <w:szCs w:val="20"/>
              </w:rPr>
              <w:t xml:space="preserve"> </w:t>
            </w:r>
            <w:r w:rsidR="00423822">
              <w:rPr>
                <w:rFonts w:ascii="Arial" w:hAnsi="Arial" w:cs="Arial"/>
                <w:sz w:val="20"/>
                <w:szCs w:val="20"/>
              </w:rPr>
              <w:t xml:space="preserve">- </w:t>
            </w:r>
            <w:r w:rsidRPr="00870976">
              <w:rPr>
                <w:rFonts w:ascii="Arial" w:hAnsi="Arial" w:cs="Arial"/>
                <w:b/>
                <w:sz w:val="20"/>
                <w:szCs w:val="20"/>
              </w:rPr>
              <w:t>[M] 5.11.1:</w:t>
            </w:r>
            <w:r w:rsidRPr="00870976">
              <w:rPr>
                <w:rFonts w:ascii="Arial" w:hAnsi="Arial" w:cs="Arial"/>
                <w:sz w:val="20"/>
                <w:szCs w:val="20"/>
              </w:rPr>
              <w:t xml:space="preserve"> </w:t>
            </w:r>
            <w:r w:rsidR="00423822">
              <w:rPr>
                <w:rFonts w:ascii="Arial" w:hAnsi="Arial" w:cs="Arial"/>
                <w:sz w:val="20"/>
                <w:szCs w:val="20"/>
              </w:rPr>
              <w:t xml:space="preserve">- </w:t>
            </w:r>
            <w:r w:rsidRPr="00870976">
              <w:rPr>
                <w:rFonts w:ascii="Arial" w:hAnsi="Arial" w:cs="Arial"/>
                <w:b/>
                <w:sz w:val="20"/>
                <w:szCs w:val="20"/>
              </w:rPr>
              <w:t>[M] 5.11.2:</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47DD164A" w14:textId="19ABFC56">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2733606" w14:textId="77777777">
            <w:pPr>
              <w:jc w:val="center"/>
              <w:rPr>
                <w:rFonts w:ascii="Arial" w:hAnsi="Arial" w:cs="Arial"/>
                <w:sz w:val="20"/>
                <w:szCs w:val="20"/>
              </w:rPr>
            </w:pPr>
          </w:p>
        </w:tc>
      </w:tr>
      <w:tr w:rsidRPr="000C0662" w:rsidR="00E21134" w:rsidTr="00DA0DA8" w14:paraId="121CA95F" w14:textId="38EC5BEC">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51F42FFA" w14:textId="77777777">
            <w:pPr>
              <w:jc w:val="center"/>
              <w:rPr>
                <w:rFonts w:ascii="Arial" w:hAnsi="Arial" w:cs="Arial"/>
                <w:sz w:val="20"/>
                <w:szCs w:val="20"/>
              </w:rPr>
            </w:pPr>
            <w:r w:rsidRPr="00870976">
              <w:rPr>
                <w:rFonts w:ascii="Arial" w:hAnsi="Arial" w:cs="Arial"/>
                <w:sz w:val="20"/>
                <w:szCs w:val="20"/>
              </w:rPr>
              <w:t>CoA-ICT.006.1</w:t>
            </w:r>
          </w:p>
          <w:p w:rsidRPr="00870976" w:rsidR="00E21134" w:rsidRDefault="00E21134" w14:paraId="10859E6D" w14:textId="1CFA8605">
            <w:pPr>
              <w:jc w:val="center"/>
              <w:rPr>
                <w:rFonts w:ascii="Arial" w:hAnsi="Arial" w:cs="Arial"/>
                <w:sz w:val="20"/>
                <w:szCs w:val="20"/>
              </w:rPr>
            </w:pPr>
            <w:r w:rsidRPr="00870976">
              <w:rPr>
                <w:rFonts w:ascii="Arial" w:hAnsi="Arial" w:cs="Arial"/>
                <w:sz w:val="20"/>
                <w:szCs w:val="20"/>
              </w:rPr>
              <w:t>CoA-ICT.006.2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11B6D0C"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3160226" w14:textId="0CC63AE9">
            <w:pPr>
              <w:spacing w:before="60" w:after="60"/>
              <w:jc w:val="both"/>
              <w:rPr>
                <w:rFonts w:ascii="Arial" w:hAnsi="Arial" w:cs="Arial"/>
                <w:sz w:val="20"/>
                <w:szCs w:val="20"/>
              </w:rPr>
            </w:pPr>
            <w:r w:rsidRPr="00870976">
              <w:rPr>
                <w:rFonts w:ascii="Arial" w:hAnsi="Arial" w:cs="Arial"/>
                <w:sz w:val="20"/>
                <w:szCs w:val="20"/>
              </w:rPr>
              <w:t>La piattaforma, o l’eventuale piattaforma centralizzata di Identity Management ad essa connessa, prevede meccanismi automatici di verifica atti a richiedere la sostituzione al primo accesso delle password temporanee inizialmente assegnate a ciascun Addetto IT.</w:t>
            </w:r>
          </w:p>
          <w:p w:rsidRPr="00870976" w:rsidR="004746D3" w:rsidP="009103F3" w:rsidRDefault="004746D3" w14:paraId="44336111" w14:textId="5E153ECE">
            <w:pPr>
              <w:spacing w:before="60" w:after="60"/>
              <w:jc w:val="both"/>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021F9ED3" w14:textId="75FC3E5D">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5E8F3B1C" w14:textId="77777777">
            <w:pPr>
              <w:jc w:val="center"/>
              <w:rPr>
                <w:rFonts w:ascii="Arial" w:hAnsi="Arial" w:cs="Arial"/>
                <w:sz w:val="20"/>
                <w:szCs w:val="20"/>
              </w:rPr>
            </w:pPr>
          </w:p>
        </w:tc>
      </w:tr>
      <w:tr w:rsidRPr="000C0662" w:rsidR="00E21134" w:rsidTr="00DA0DA8" w14:paraId="6CB4A2FF" w14:textId="37DB7ADD">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26F52255" w14:textId="77777777">
            <w:pPr>
              <w:jc w:val="center"/>
              <w:rPr>
                <w:rFonts w:ascii="Arial" w:hAnsi="Arial" w:cs="Arial"/>
                <w:sz w:val="20"/>
                <w:szCs w:val="20"/>
              </w:rPr>
            </w:pPr>
            <w:r w:rsidRPr="00870976">
              <w:rPr>
                <w:rFonts w:ascii="Arial" w:hAnsi="Arial" w:cs="Arial"/>
                <w:sz w:val="20"/>
                <w:szCs w:val="20"/>
              </w:rPr>
              <w:t>CoA-ICT.007.1</w:t>
            </w:r>
          </w:p>
          <w:p w:rsidRPr="00870976" w:rsidR="00E21134" w:rsidRDefault="00E21134" w14:paraId="709A5523" w14:textId="1FE17293">
            <w:pPr>
              <w:jc w:val="center"/>
              <w:rPr>
                <w:rFonts w:ascii="Arial" w:hAnsi="Arial" w:cs="Arial"/>
                <w:sz w:val="20"/>
                <w:szCs w:val="20"/>
              </w:rPr>
            </w:pPr>
            <w:r w:rsidRPr="00870976">
              <w:rPr>
                <w:rFonts w:ascii="Arial" w:hAnsi="Arial" w:cs="Arial"/>
                <w:sz w:val="20"/>
                <w:szCs w:val="20"/>
              </w:rPr>
              <w:t>CoA-ICT.007.2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BC11653"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232FB14F" w14:textId="6F7B65B4">
            <w:pPr>
              <w:spacing w:before="60" w:after="60"/>
              <w:jc w:val="both"/>
              <w:rPr>
                <w:rFonts w:ascii="Arial" w:hAnsi="Arial" w:cs="Arial"/>
                <w:sz w:val="20"/>
                <w:szCs w:val="20"/>
              </w:rPr>
            </w:pPr>
            <w:r w:rsidRPr="00870976">
              <w:rPr>
                <w:rFonts w:ascii="Arial" w:hAnsi="Arial" w:cs="Arial"/>
                <w:sz w:val="20"/>
                <w:szCs w:val="20"/>
              </w:rPr>
              <w:t>La piattaforma, o l’eventuale piattaforma centralizzata di Identity Management ad essa connessa, prevede meccanismi automatici di verifica atti a richiedere la sostituzione al primo accesso delle password temporanee inizialmente assegnate a ciascun</w:t>
            </w:r>
            <w:ins w:author="Pernaselci Alessandro" w:date="2025-04-23T12:21:00Z" w:id="65">
              <w:r w:rsidR="00095799">
                <w:rPr>
                  <w:rFonts w:ascii="Arial" w:hAnsi="Arial" w:cs="Arial"/>
                  <w:sz w:val="20"/>
                  <w:szCs w:val="20"/>
                </w:rPr>
                <w:t>o</w:t>
              </w:r>
            </w:ins>
            <w:r w:rsidRPr="00870976">
              <w:rPr>
                <w:rFonts w:ascii="Arial" w:hAnsi="Arial" w:cs="Arial"/>
                <w:sz w:val="20"/>
                <w:szCs w:val="20"/>
              </w:rPr>
              <w:t xml:space="preserve"> End User Autorizzato.</w:t>
            </w:r>
          </w:p>
          <w:p w:rsidRPr="00870976" w:rsidR="004746D3" w:rsidP="009103F3" w:rsidRDefault="004746D3" w14:paraId="69825CAB" w14:textId="70175201">
            <w:pPr>
              <w:spacing w:before="60" w:after="60"/>
              <w:jc w:val="both"/>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492A0953" w14:textId="68F16ECB">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A053404" w14:textId="77777777">
            <w:pPr>
              <w:jc w:val="center"/>
              <w:rPr>
                <w:rFonts w:ascii="Arial" w:hAnsi="Arial" w:cs="Arial"/>
                <w:sz w:val="20"/>
                <w:szCs w:val="20"/>
              </w:rPr>
            </w:pPr>
          </w:p>
        </w:tc>
      </w:tr>
      <w:tr w:rsidRPr="000C0662" w:rsidR="00E21134" w:rsidTr="00DA0DA8" w14:paraId="4E1EF660" w14:textId="34A98573">
        <w:trPr>
          <w:trHeight w:val="693"/>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2C0D8E41" w14:textId="77777777">
            <w:pPr>
              <w:jc w:val="center"/>
              <w:rPr>
                <w:rFonts w:ascii="Arial" w:hAnsi="Arial" w:cs="Arial"/>
                <w:sz w:val="20"/>
                <w:szCs w:val="20"/>
              </w:rPr>
            </w:pPr>
            <w:r w:rsidRPr="00870976">
              <w:rPr>
                <w:rFonts w:ascii="Arial" w:hAnsi="Arial" w:cs="Arial"/>
                <w:sz w:val="20"/>
                <w:szCs w:val="20"/>
              </w:rPr>
              <w:t>CoA-ICT.008.1</w:t>
            </w:r>
          </w:p>
          <w:p w:rsidRPr="00870976" w:rsidR="00E21134" w:rsidRDefault="00E21134" w14:paraId="68DDF56A" w14:textId="2532E1CF">
            <w:pPr>
              <w:jc w:val="center"/>
              <w:rPr>
                <w:rFonts w:ascii="Arial" w:hAnsi="Arial" w:cs="Arial"/>
                <w:sz w:val="20"/>
                <w:szCs w:val="20"/>
              </w:rPr>
            </w:pPr>
            <w:r w:rsidRPr="00870976">
              <w:rPr>
                <w:rFonts w:ascii="Arial" w:hAnsi="Arial" w:cs="Arial"/>
                <w:sz w:val="20"/>
                <w:szCs w:val="20"/>
              </w:rPr>
              <w:t>CoA-ICT.008.2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61CC930"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E0EC0E3" w14:textId="2BCEA34F">
            <w:pPr>
              <w:spacing w:before="60" w:after="60"/>
              <w:jc w:val="both"/>
              <w:rPr>
                <w:rFonts w:ascii="Arial" w:hAnsi="Arial" w:cs="Arial"/>
                <w:sz w:val="20"/>
                <w:szCs w:val="20"/>
              </w:rPr>
            </w:pPr>
            <w:r w:rsidRPr="00870976">
              <w:rPr>
                <w:rFonts w:ascii="Arial" w:hAnsi="Arial" w:cs="Arial"/>
                <w:sz w:val="20"/>
                <w:szCs w:val="20"/>
              </w:rPr>
              <w:t xml:space="preserve">Per una gestione delle credenziali di autenticazione dedicate a ciascun Addetto IT, la piattaforma, o l’eventuale piattaforma centralizzata di Identity Management ad essa connessa, prevede meccanismi automatici di verifica atti a richiedere la sostituzione periodica </w:t>
            </w:r>
            <w:r w:rsidRPr="00870976">
              <w:rPr>
                <w:rFonts w:ascii="Arial" w:hAnsi="Arial" w:cs="Arial"/>
                <w:sz w:val="20"/>
                <w:szCs w:val="20"/>
              </w:rPr>
              <w:t>della password almeno ogni 6 mesi e almeno ogni 3 mesi in caso di trattamento di dati sensibili e giudiziari.</w:t>
            </w:r>
          </w:p>
          <w:p w:rsidRPr="00870976" w:rsidR="004746D3" w:rsidP="009103F3" w:rsidRDefault="004746D3" w14:paraId="395EFC92" w14:textId="64BBF1AB">
            <w:pPr>
              <w:spacing w:before="60" w:after="60"/>
              <w:jc w:val="both"/>
              <w:rPr>
                <w:rFonts w:ascii="Arial" w:hAnsi="Arial" w:cs="Arial"/>
                <w:sz w:val="20"/>
                <w:szCs w:val="20"/>
              </w:rPr>
            </w:pPr>
            <w:r w:rsidRPr="00870976">
              <w:rPr>
                <w:rFonts w:ascii="Arial" w:hAnsi="Arial" w:cs="Arial"/>
                <w:b/>
                <w:sz w:val="20"/>
                <w:szCs w:val="20"/>
              </w:rPr>
              <w:t>[M] 5.7.3:</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0C0C477B" w14:textId="11344913">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6715A53" w14:textId="77777777">
            <w:pPr>
              <w:jc w:val="center"/>
              <w:rPr>
                <w:rFonts w:ascii="Arial" w:hAnsi="Arial" w:cs="Arial"/>
                <w:sz w:val="20"/>
                <w:szCs w:val="20"/>
              </w:rPr>
            </w:pPr>
          </w:p>
        </w:tc>
      </w:tr>
      <w:tr w:rsidRPr="000C0662" w:rsidR="00E21134" w:rsidTr="00DA0DA8" w14:paraId="4A27C574" w14:textId="25A32248">
        <w:trPr>
          <w:trHeight w:val="120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14DE9FAA" w14:textId="77777777">
            <w:pPr>
              <w:jc w:val="center"/>
              <w:rPr>
                <w:rFonts w:ascii="Arial" w:hAnsi="Arial" w:cs="Arial"/>
                <w:sz w:val="20"/>
                <w:szCs w:val="20"/>
              </w:rPr>
            </w:pPr>
            <w:r w:rsidRPr="00870976">
              <w:rPr>
                <w:rFonts w:ascii="Arial" w:hAnsi="Arial" w:cs="Arial"/>
                <w:sz w:val="20"/>
                <w:szCs w:val="20"/>
              </w:rPr>
              <w:t>CoA-ICT.009.1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B9FE79E"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00856E58" w14:textId="5198F8DF">
            <w:pPr>
              <w:spacing w:before="60" w:after="60"/>
              <w:jc w:val="both"/>
              <w:rPr>
                <w:rFonts w:ascii="Arial" w:hAnsi="Arial" w:cs="Arial"/>
                <w:sz w:val="20"/>
                <w:szCs w:val="20"/>
              </w:rPr>
            </w:pPr>
            <w:r w:rsidRPr="00870976">
              <w:rPr>
                <w:rFonts w:ascii="Arial" w:hAnsi="Arial" w:cs="Arial"/>
                <w:sz w:val="20"/>
                <w:szCs w:val="20"/>
              </w:rPr>
              <w:t>Per una gestione delle credenziali di autenticazione dedicate a ciascun</w:t>
            </w:r>
            <w:ins w:author="Pernaselci Alessandro" w:date="2025-04-23T12:22:00Z" w:id="66">
              <w:r w:rsidR="00095799">
                <w:rPr>
                  <w:rFonts w:ascii="Arial" w:hAnsi="Arial" w:cs="Arial"/>
                  <w:sz w:val="20"/>
                  <w:szCs w:val="20"/>
                </w:rPr>
                <w:t>o</w:t>
              </w:r>
            </w:ins>
            <w:r w:rsidRPr="00870976">
              <w:rPr>
                <w:rFonts w:ascii="Arial" w:hAnsi="Arial" w:cs="Arial"/>
                <w:sz w:val="20"/>
                <w:szCs w:val="20"/>
              </w:rPr>
              <w:t xml:space="preserve"> End User Autorizzato al Trattamento, la piattaforma, o l’eventuale piattaforma centralizzata di Identity Management ad essa connessa, prevede meccanismi automatici di verifica atti a richiedere la sostituzione periodica della password almeno ogni 6 mesi nel caso di sistemi che trattano dati personali e almeno ogni 3 mesi in caso di trattamento di dati sensibili e giudiziari.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9E6E68F" w14:textId="1DE423E3">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7E66EEDB" w14:textId="77777777">
            <w:pPr>
              <w:jc w:val="center"/>
              <w:rPr>
                <w:rFonts w:ascii="Arial" w:hAnsi="Arial" w:cs="Arial"/>
                <w:sz w:val="20"/>
                <w:szCs w:val="20"/>
              </w:rPr>
            </w:pPr>
          </w:p>
        </w:tc>
      </w:tr>
      <w:tr w:rsidRPr="000C0662" w:rsidR="00E21134" w:rsidTr="00DA0DA8" w14:paraId="4BCC0E3B" w14:textId="4DE64B6F">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539156D8" w14:textId="77777777">
            <w:pPr>
              <w:jc w:val="center"/>
              <w:rPr>
                <w:rFonts w:ascii="Arial" w:hAnsi="Arial" w:cs="Arial"/>
                <w:sz w:val="20"/>
                <w:szCs w:val="20"/>
              </w:rPr>
            </w:pPr>
            <w:r w:rsidRPr="00870976">
              <w:rPr>
                <w:rFonts w:ascii="Arial" w:hAnsi="Arial" w:cs="Arial"/>
                <w:sz w:val="20"/>
                <w:szCs w:val="20"/>
              </w:rPr>
              <w:t>CoA-ICT.014.1</w:t>
            </w:r>
          </w:p>
          <w:p w:rsidRPr="00870976" w:rsidR="00E21134" w:rsidRDefault="00E21134" w14:paraId="72CEDFBF" w14:textId="1F17151A">
            <w:pPr>
              <w:jc w:val="center"/>
              <w:rPr>
                <w:rFonts w:ascii="Arial" w:hAnsi="Arial" w:cs="Arial"/>
                <w:sz w:val="20"/>
                <w:szCs w:val="20"/>
              </w:rPr>
            </w:pPr>
            <w:r w:rsidRPr="00870976">
              <w:rPr>
                <w:rFonts w:ascii="Arial" w:hAnsi="Arial" w:cs="Arial"/>
                <w:sz w:val="20"/>
                <w:szCs w:val="20"/>
              </w:rPr>
              <w:t>CoA-ICT.014.2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56A9A6D"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3DC5BFAC" w14:textId="77777777">
            <w:pPr>
              <w:spacing w:before="60" w:after="60"/>
              <w:jc w:val="both"/>
              <w:rPr>
                <w:rFonts w:ascii="Arial" w:hAnsi="Arial" w:cs="Arial"/>
                <w:sz w:val="20"/>
                <w:szCs w:val="20"/>
              </w:rPr>
            </w:pPr>
            <w:r w:rsidRPr="00870976">
              <w:rPr>
                <w:rFonts w:ascii="Arial" w:hAnsi="Arial" w:cs="Arial"/>
                <w:sz w:val="20"/>
                <w:szCs w:val="20"/>
              </w:rPr>
              <w:t>Per una gestione di base delle credenziali di autenticazione, la piattaforma IT deve essere configurata in modo tale che associ a ciascun Addetto IT un "profilo di autorizzazione" adeguato a garantire l'accesso ai soli dati che sono strettamente necessari per adempiere ai compiti affidati</w:t>
            </w:r>
            <w:r w:rsidRPr="00870976" w:rsidR="004746D3">
              <w:rPr>
                <w:rFonts w:ascii="Arial" w:hAnsi="Arial" w:cs="Arial"/>
                <w:sz w:val="20"/>
                <w:szCs w:val="20"/>
              </w:rPr>
              <w:t>.</w:t>
            </w:r>
          </w:p>
          <w:p w:rsidRPr="00870976" w:rsidR="004746D3" w:rsidP="009103F3" w:rsidRDefault="004746D3" w14:paraId="65B2FAC6" w14:textId="18532A46">
            <w:pPr>
              <w:spacing w:before="60" w:after="60"/>
              <w:jc w:val="both"/>
              <w:rPr>
                <w:rFonts w:ascii="Arial" w:hAnsi="Arial" w:cs="Arial"/>
                <w:sz w:val="20"/>
                <w:szCs w:val="20"/>
              </w:rPr>
            </w:pPr>
            <w:r w:rsidRPr="00870976">
              <w:rPr>
                <w:rFonts w:ascii="Arial" w:hAnsi="Arial" w:cs="Arial"/>
                <w:b/>
                <w:sz w:val="20"/>
                <w:szCs w:val="20"/>
              </w:rPr>
              <w:t>[M] 5.1.1: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E4B5A18" w14:textId="544187F7">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6E8AF2D" w14:textId="77777777">
            <w:pPr>
              <w:jc w:val="center"/>
              <w:rPr>
                <w:rFonts w:ascii="Arial" w:hAnsi="Arial" w:cs="Arial"/>
                <w:sz w:val="20"/>
                <w:szCs w:val="20"/>
              </w:rPr>
            </w:pPr>
          </w:p>
        </w:tc>
      </w:tr>
      <w:tr w:rsidRPr="000C0662" w:rsidR="00E21134" w:rsidTr="00B6162B" w14:paraId="43A1592A" w14:textId="7795209E">
        <w:trPr>
          <w:trHeight w:val="513"/>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E4ABA28" w14:textId="77777777">
            <w:pPr>
              <w:jc w:val="center"/>
              <w:rPr>
                <w:rFonts w:ascii="Arial" w:hAnsi="Arial" w:cs="Arial"/>
                <w:sz w:val="20"/>
                <w:szCs w:val="20"/>
              </w:rPr>
            </w:pPr>
            <w:r w:rsidRPr="00870976">
              <w:rPr>
                <w:rFonts w:ascii="Arial" w:hAnsi="Arial" w:cs="Arial"/>
                <w:sz w:val="20"/>
                <w:szCs w:val="20"/>
              </w:rPr>
              <w:t>Doc-ICT.002.1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3D490BC" w14:textId="77777777">
            <w:pPr>
              <w:jc w:val="center"/>
              <w:rPr>
                <w:rFonts w:ascii="Arial" w:hAnsi="Arial" w:cs="Arial"/>
                <w:sz w:val="20"/>
                <w:szCs w:val="20"/>
              </w:rPr>
            </w:pPr>
            <w:r w:rsidRPr="00870976">
              <w:rPr>
                <w:rFonts w:ascii="Arial" w:hAnsi="Arial" w:cs="Arial"/>
                <w:sz w:val="20"/>
                <w:szCs w:val="20"/>
              </w:rPr>
              <w:t>Documentazione</w:t>
            </w:r>
          </w:p>
        </w:tc>
        <w:tc>
          <w:tcPr>
            <w:tcW w:w="2144" w:type="pct"/>
            <w:tcBorders>
              <w:top w:val="nil"/>
              <w:left w:val="nil"/>
              <w:bottom w:val="single" w:color="auto" w:sz="4" w:space="0"/>
              <w:right w:val="single" w:color="auto" w:sz="4" w:space="0"/>
            </w:tcBorders>
            <w:shd w:val="clear" w:color="auto" w:fill="auto"/>
            <w:vAlign w:val="center"/>
            <w:hideMark/>
          </w:tcPr>
          <w:p w:rsidR="00E05841" w:rsidP="009103F3" w:rsidRDefault="00E21134" w14:paraId="43DDECF7" w14:textId="77777777">
            <w:pPr>
              <w:spacing w:before="60" w:after="60"/>
              <w:jc w:val="both"/>
              <w:rPr>
                <w:rFonts w:ascii="Arial" w:hAnsi="Arial" w:cs="Arial"/>
                <w:sz w:val="20"/>
                <w:szCs w:val="20"/>
              </w:rPr>
            </w:pPr>
            <w:r w:rsidRPr="00870976">
              <w:rPr>
                <w:rFonts w:ascii="Arial" w:hAnsi="Arial" w:cs="Arial"/>
                <w:sz w:val="20"/>
                <w:szCs w:val="20"/>
              </w:rPr>
              <w:t xml:space="preserve">Viene garantita l'esistenza di un elenco aggiornato degli eventuali Partner/Fornitori che concorrono all’erogazione del servizio, nella misura in cui effettivamente intervengano nel trattamento dei dati del Cliente. Tale documentazione deve riportare le seguenti informazioni: </w:t>
            </w:r>
          </w:p>
          <w:p w:rsidR="00E05841" w:rsidP="009103F3" w:rsidRDefault="00E21134" w14:paraId="1A3748CE" w14:textId="77777777">
            <w:pPr>
              <w:spacing w:before="60" w:after="60"/>
              <w:jc w:val="both"/>
              <w:rPr>
                <w:rFonts w:ascii="Arial" w:hAnsi="Arial" w:cs="Arial"/>
                <w:sz w:val="20"/>
                <w:szCs w:val="20"/>
              </w:rPr>
            </w:pPr>
            <w:r w:rsidRPr="00870976">
              <w:rPr>
                <w:rFonts w:ascii="Arial" w:hAnsi="Arial" w:cs="Arial"/>
                <w:sz w:val="20"/>
                <w:szCs w:val="20"/>
              </w:rPr>
              <w:t xml:space="preserve">- identificativo della società esterna; </w:t>
            </w:r>
          </w:p>
          <w:p w:rsidR="00E05841" w:rsidP="009103F3" w:rsidRDefault="00E21134" w14:paraId="10F72BEB" w14:textId="3FD022A9">
            <w:pPr>
              <w:spacing w:before="60" w:after="60"/>
              <w:jc w:val="both"/>
              <w:rPr>
                <w:rFonts w:ascii="Arial" w:hAnsi="Arial" w:cs="Arial"/>
                <w:sz w:val="20"/>
                <w:szCs w:val="20"/>
              </w:rPr>
            </w:pPr>
            <w:r w:rsidRPr="00870976">
              <w:rPr>
                <w:rFonts w:ascii="Arial" w:hAnsi="Arial" w:cs="Arial"/>
                <w:sz w:val="20"/>
                <w:szCs w:val="20"/>
              </w:rPr>
              <w:t>- descrizione sintetica delle responsabilità affidate;</w:t>
            </w:r>
          </w:p>
          <w:p w:rsidRPr="00870976" w:rsidR="00E21134" w:rsidP="009103F3" w:rsidRDefault="00E21134" w14:paraId="4CC14E0B" w14:textId="55F0C660">
            <w:pPr>
              <w:spacing w:before="60" w:after="60"/>
              <w:jc w:val="both"/>
              <w:rPr>
                <w:rFonts w:ascii="Arial" w:hAnsi="Arial" w:cs="Arial"/>
                <w:sz w:val="20"/>
                <w:szCs w:val="20"/>
              </w:rPr>
            </w:pPr>
            <w:r w:rsidRPr="00870976">
              <w:rPr>
                <w:rFonts w:ascii="Arial" w:hAnsi="Arial" w:cs="Arial"/>
                <w:sz w:val="20"/>
                <w:szCs w:val="20"/>
              </w:rPr>
              <w:t>- riferimento al contratto di fornitura.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2EDBDC5B" w14:textId="7109FA06">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F115458" w14:textId="77777777">
            <w:pPr>
              <w:jc w:val="center"/>
              <w:rPr>
                <w:rFonts w:ascii="Arial" w:hAnsi="Arial" w:cs="Arial"/>
                <w:sz w:val="20"/>
                <w:szCs w:val="20"/>
              </w:rPr>
            </w:pPr>
          </w:p>
        </w:tc>
      </w:tr>
      <w:tr w:rsidRPr="000C0662" w:rsidR="00E21134" w:rsidTr="00C404D3" w14:paraId="51441795" w14:textId="46DD930D">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785DCFCE" w14:textId="77777777">
            <w:pPr>
              <w:jc w:val="center"/>
              <w:rPr>
                <w:rFonts w:ascii="Arial" w:hAnsi="Arial" w:cs="Arial"/>
                <w:sz w:val="20"/>
                <w:szCs w:val="20"/>
              </w:rPr>
            </w:pPr>
            <w:r w:rsidRPr="00870976">
              <w:rPr>
                <w:rFonts w:ascii="Arial" w:hAnsi="Arial" w:cs="Arial"/>
                <w:sz w:val="20"/>
                <w:szCs w:val="20"/>
              </w:rPr>
              <w:t>PdE-ICT.003.1</w:t>
            </w:r>
          </w:p>
          <w:p w:rsidRPr="00870976" w:rsidR="00E21134" w:rsidRDefault="00E21134" w14:paraId="1FE66C63" w14:textId="755C7E15">
            <w:pPr>
              <w:jc w:val="center"/>
              <w:rPr>
                <w:rFonts w:ascii="Arial" w:hAnsi="Arial" w:cs="Arial"/>
                <w:sz w:val="20"/>
                <w:szCs w:val="20"/>
              </w:rPr>
            </w:pPr>
            <w:r w:rsidRPr="00870976">
              <w:rPr>
                <w:rFonts w:ascii="Arial" w:hAnsi="Arial" w:cs="Arial"/>
                <w:sz w:val="20"/>
                <w:szCs w:val="20"/>
              </w:rPr>
              <w:t>PdE-ICT.003.2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5D8DA6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1E6E0A33" w14:textId="77777777">
            <w:pPr>
              <w:spacing w:before="60" w:after="60"/>
              <w:jc w:val="both"/>
              <w:rPr>
                <w:rFonts w:ascii="Arial" w:hAnsi="Arial" w:cs="Arial"/>
                <w:sz w:val="20"/>
                <w:szCs w:val="20"/>
              </w:rPr>
            </w:pPr>
            <w:r w:rsidRPr="00870976">
              <w:rPr>
                <w:rFonts w:ascii="Arial" w:hAnsi="Arial" w:cs="Arial"/>
                <w:sz w:val="20"/>
                <w:szCs w:val="20"/>
              </w:rPr>
              <w:t xml:space="preserve">La piattaforma prevede il corretto funzionamento e aggiornamento del software di protezione antivirus (prevenzione, rilevazione e rimozione virus e </w:t>
            </w:r>
            <w:proofErr w:type="spellStart"/>
            <w:r w:rsidRPr="00870976">
              <w:rPr>
                <w:rFonts w:ascii="Arial" w:hAnsi="Arial" w:cs="Arial"/>
                <w:sz w:val="20"/>
                <w:szCs w:val="20"/>
              </w:rPr>
              <w:t>malicious</w:t>
            </w:r>
            <w:proofErr w:type="spellEnd"/>
            <w:r w:rsidRPr="00870976">
              <w:rPr>
                <w:rFonts w:ascii="Arial" w:hAnsi="Arial" w:cs="Arial"/>
                <w:sz w:val="20"/>
                <w:szCs w:val="20"/>
              </w:rPr>
              <w:t xml:space="preserve"> code). Per le piattaforme non sincronizzate con l'infrastruttura antivirus aziendale l'aggiornamento deve avvenire con cadenza almeno mensile.</w:t>
            </w:r>
          </w:p>
          <w:p w:rsidRPr="00870976" w:rsidR="00DC5603" w:rsidP="009103F3" w:rsidRDefault="00DC5603" w14:paraId="4B402D83" w14:textId="4718714B">
            <w:pPr>
              <w:spacing w:before="60" w:after="60"/>
              <w:jc w:val="both"/>
              <w:rPr>
                <w:rFonts w:ascii="Arial" w:hAnsi="Arial" w:cs="Arial"/>
                <w:sz w:val="20"/>
                <w:szCs w:val="20"/>
              </w:rPr>
            </w:pPr>
            <w:r w:rsidRPr="00870976">
              <w:rPr>
                <w:rFonts w:ascii="Arial" w:hAnsi="Arial" w:cs="Arial"/>
                <w:b/>
                <w:sz w:val="20"/>
                <w:szCs w:val="20"/>
              </w:rPr>
              <w:t>[M] 8.1.1: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781ED0FB" w14:textId="1488E873">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3D5F46D2" w14:textId="77777777">
            <w:pPr>
              <w:jc w:val="center"/>
              <w:rPr>
                <w:rFonts w:ascii="Arial" w:hAnsi="Arial" w:cs="Arial"/>
                <w:sz w:val="20"/>
                <w:szCs w:val="20"/>
              </w:rPr>
            </w:pPr>
          </w:p>
        </w:tc>
      </w:tr>
      <w:tr w:rsidRPr="000C0662" w:rsidR="00E21134" w:rsidTr="00C404D3" w14:paraId="5ADD7FD4" w14:textId="0B2CABC0">
        <w:trPr>
          <w:trHeight w:val="695"/>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30BE24F3" w14:textId="77777777">
            <w:pPr>
              <w:jc w:val="center"/>
              <w:rPr>
                <w:rFonts w:ascii="Arial" w:hAnsi="Arial" w:cs="Arial"/>
                <w:sz w:val="20"/>
                <w:szCs w:val="20"/>
              </w:rPr>
            </w:pPr>
            <w:r w:rsidRPr="00870976">
              <w:rPr>
                <w:rFonts w:ascii="Arial" w:hAnsi="Arial" w:cs="Arial"/>
                <w:sz w:val="20"/>
                <w:szCs w:val="20"/>
              </w:rPr>
              <w:t>PdE-ICT.004.1</w:t>
            </w:r>
          </w:p>
          <w:p w:rsidRPr="00870976" w:rsidR="00E21134" w:rsidRDefault="00E21134" w14:paraId="3C498645" w14:textId="41FA0C7E">
            <w:pPr>
              <w:jc w:val="center"/>
              <w:rPr>
                <w:rFonts w:ascii="Arial" w:hAnsi="Arial" w:cs="Arial"/>
                <w:sz w:val="20"/>
                <w:szCs w:val="20"/>
              </w:rPr>
            </w:pPr>
            <w:r w:rsidRPr="00870976">
              <w:rPr>
                <w:rFonts w:ascii="Arial" w:hAnsi="Arial" w:cs="Arial"/>
                <w:sz w:val="20"/>
                <w:szCs w:val="20"/>
              </w:rPr>
              <w:t>PdE-ICT.004.2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BB0E86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7CD14B86" w14:textId="77777777">
            <w:pPr>
              <w:spacing w:before="60" w:after="60"/>
              <w:jc w:val="both"/>
              <w:rPr>
                <w:rFonts w:ascii="Arial" w:hAnsi="Arial" w:cs="Arial"/>
                <w:sz w:val="20"/>
                <w:szCs w:val="20"/>
              </w:rPr>
            </w:pPr>
            <w:r w:rsidRPr="00870976">
              <w:rPr>
                <w:rFonts w:ascii="Arial" w:hAnsi="Arial" w:cs="Arial"/>
                <w:sz w:val="20"/>
                <w:szCs w:val="20"/>
              </w:rPr>
              <w:t>Al fine di minimizzare la vulnerabilità della piattaforma e garantire un livello minimo di protezione delle informazioni aziendali nelle piattaforme, sono installati, almeno annualmente, gli aggiornamenti del software applicativo (Patch Management).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044B6139" w14:textId="17CFA8BC">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4BC5A6D6" w14:textId="77777777">
            <w:pPr>
              <w:jc w:val="center"/>
              <w:rPr>
                <w:rFonts w:ascii="Arial" w:hAnsi="Arial" w:cs="Arial"/>
                <w:sz w:val="20"/>
                <w:szCs w:val="20"/>
              </w:rPr>
            </w:pPr>
          </w:p>
        </w:tc>
      </w:tr>
      <w:tr w:rsidRPr="000C0662" w:rsidR="00E21134" w:rsidTr="00DA0DA8" w14:paraId="42DA219B" w14:textId="789E4185">
        <w:trPr>
          <w:trHeight w:val="695"/>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4E9CA0AE" w14:textId="77777777">
            <w:pPr>
              <w:jc w:val="center"/>
              <w:rPr>
                <w:rFonts w:ascii="Arial" w:hAnsi="Arial" w:cs="Arial"/>
                <w:sz w:val="20"/>
                <w:szCs w:val="20"/>
              </w:rPr>
            </w:pPr>
            <w:r w:rsidRPr="00870976">
              <w:rPr>
                <w:rFonts w:ascii="Arial" w:hAnsi="Arial" w:cs="Arial"/>
                <w:sz w:val="20"/>
                <w:szCs w:val="20"/>
              </w:rPr>
              <w:t>PdE-ICT.005.1</w:t>
            </w:r>
          </w:p>
          <w:p w:rsidRPr="00870976" w:rsidR="00E21134" w:rsidRDefault="00E21134" w14:paraId="7E7DC3B9" w14:textId="099C5CB1">
            <w:pPr>
              <w:jc w:val="center"/>
              <w:rPr>
                <w:rFonts w:ascii="Arial" w:hAnsi="Arial" w:cs="Arial"/>
                <w:sz w:val="20"/>
                <w:szCs w:val="20"/>
              </w:rPr>
            </w:pPr>
            <w:r w:rsidRPr="00870976">
              <w:rPr>
                <w:rFonts w:ascii="Arial" w:hAnsi="Arial" w:cs="Arial"/>
                <w:sz w:val="20"/>
                <w:szCs w:val="20"/>
              </w:rPr>
              <w:t>PdE-ICT.005.2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CA9CFF"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2CF5C82B" w14:textId="77777777">
            <w:pPr>
              <w:spacing w:before="60" w:after="60"/>
              <w:jc w:val="both"/>
              <w:rPr>
                <w:rFonts w:ascii="Arial" w:hAnsi="Arial" w:cs="Arial"/>
                <w:sz w:val="20"/>
                <w:szCs w:val="20"/>
              </w:rPr>
            </w:pPr>
            <w:r w:rsidRPr="00870976">
              <w:rPr>
                <w:rFonts w:ascii="Arial" w:hAnsi="Arial" w:cs="Arial"/>
                <w:sz w:val="20"/>
                <w:szCs w:val="20"/>
              </w:rPr>
              <w:t>Al fine di minimizzare la vulnerabilità della piattaforma e garantire un livello minimo di protezione delle informazioni aziendali nelle piattaforme, sono installati, almeno annualmente, gli aggiornamenti del software di sistema (Patch Management).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C0CD1D1" w14:textId="51DEB591">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A448D17" w14:textId="77777777">
            <w:pPr>
              <w:jc w:val="center"/>
              <w:rPr>
                <w:rFonts w:ascii="Arial" w:hAnsi="Arial" w:cs="Arial"/>
                <w:sz w:val="20"/>
                <w:szCs w:val="20"/>
              </w:rPr>
            </w:pPr>
          </w:p>
        </w:tc>
      </w:tr>
      <w:tr w:rsidRPr="000C0662" w:rsidR="00E21134" w:rsidTr="00C404D3" w14:paraId="6A7360A8" w14:textId="62E59C45">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7CFB808D" w14:textId="77777777">
            <w:pPr>
              <w:jc w:val="center"/>
              <w:rPr>
                <w:rFonts w:ascii="Arial" w:hAnsi="Arial" w:cs="Arial"/>
                <w:sz w:val="20"/>
                <w:szCs w:val="20"/>
              </w:rPr>
            </w:pPr>
            <w:r w:rsidRPr="00870976">
              <w:rPr>
                <w:rFonts w:ascii="Arial" w:hAnsi="Arial" w:cs="Arial"/>
                <w:sz w:val="20"/>
                <w:szCs w:val="20"/>
              </w:rPr>
              <w:t>PdE-ICT.006.1</w:t>
            </w:r>
          </w:p>
          <w:p w:rsidRPr="00870976" w:rsidR="00E21134" w:rsidRDefault="00E21134" w14:paraId="454819B0" w14:textId="69CD1DC2">
            <w:pPr>
              <w:jc w:val="center"/>
              <w:rPr>
                <w:rFonts w:ascii="Arial" w:hAnsi="Arial" w:cs="Arial"/>
                <w:sz w:val="20"/>
                <w:szCs w:val="20"/>
              </w:rPr>
            </w:pPr>
            <w:r w:rsidRPr="00870976">
              <w:rPr>
                <w:rFonts w:ascii="Arial" w:hAnsi="Arial" w:cs="Arial"/>
                <w:sz w:val="20"/>
                <w:szCs w:val="20"/>
              </w:rPr>
              <w:t>PdE-ICT.006.2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A0E61B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6D0D54D" w14:textId="660B0159">
            <w:pPr>
              <w:spacing w:before="60" w:after="60"/>
              <w:jc w:val="both"/>
              <w:rPr>
                <w:rFonts w:ascii="Arial" w:hAnsi="Arial" w:cs="Arial"/>
                <w:sz w:val="20"/>
                <w:szCs w:val="20"/>
              </w:rPr>
            </w:pPr>
            <w:r w:rsidRPr="00870976">
              <w:rPr>
                <w:rFonts w:ascii="Arial" w:hAnsi="Arial" w:cs="Arial"/>
                <w:sz w:val="20"/>
                <w:szCs w:val="20"/>
              </w:rPr>
              <w:t xml:space="preserve">Sono state previste attività di configurazione che prevedano la modifica delle impostazioni predefinite del fornitore (ad esempio password, community SNMP, </w:t>
            </w:r>
            <w:proofErr w:type="spellStart"/>
            <w:r w:rsidRPr="00870976">
              <w:rPr>
                <w:rFonts w:ascii="Arial" w:hAnsi="Arial" w:cs="Arial"/>
                <w:sz w:val="20"/>
                <w:szCs w:val="20"/>
              </w:rPr>
              <w:t>ecc</w:t>
            </w:r>
            <w:proofErr w:type="spellEnd"/>
            <w:ins w:author="Pernaselci Alessandro" w:date="2025-04-23T09:49:00Z" w:id="67">
              <w:r w:rsidR="00644B53">
                <w:rPr>
                  <w:rFonts w:ascii="Arial" w:hAnsi="Arial" w:cs="Arial"/>
                  <w:sz w:val="20"/>
                  <w:szCs w:val="20"/>
                </w:rPr>
                <w:t xml:space="preserve"> </w:t>
              </w:r>
            </w:ins>
            <w:r w:rsidRPr="00870976">
              <w:rPr>
                <w:rFonts w:ascii="Arial" w:hAnsi="Arial" w:cs="Arial"/>
                <w:sz w:val="20"/>
                <w:szCs w:val="20"/>
              </w:rPr>
              <w:t>...), l'eliminazione di account e servizi non necessari e la risoluzione delle vulnerabilità di sicurezza note.</w:t>
            </w:r>
          </w:p>
          <w:p w:rsidRPr="00870976" w:rsidR="00DC5603" w:rsidP="009103F3" w:rsidRDefault="00DC5603" w14:paraId="14C83940" w14:textId="2DDC8BA1">
            <w:pPr>
              <w:spacing w:before="60" w:after="60"/>
              <w:jc w:val="both"/>
              <w:rPr>
                <w:rFonts w:ascii="Arial" w:hAnsi="Arial" w:cs="Arial"/>
                <w:sz w:val="20"/>
                <w:szCs w:val="20"/>
              </w:rPr>
            </w:pPr>
            <w:r w:rsidRPr="00870976">
              <w:rPr>
                <w:rFonts w:ascii="Arial" w:hAnsi="Arial" w:cs="Arial"/>
                <w:b/>
                <w:sz w:val="20"/>
                <w:szCs w:val="20"/>
              </w:rPr>
              <w:t>[M] 5.3.1: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C404D3" w14:paraId="6048F888" w14:textId="0AC3E25C">
            <w:pPr>
              <w:jc w:val="center"/>
              <w:rPr>
                <w:rFonts w:ascii="Arial" w:hAnsi="Arial" w:cs="Arial"/>
                <w:sz w:val="20"/>
                <w:szCs w:val="20"/>
              </w:rPr>
            </w:pPr>
            <w:r>
              <w:rPr>
                <w:rFonts w:ascii="Arial" w:hAnsi="Arial" w:cs="Arial"/>
                <w:sz w:val="20"/>
                <w:szCs w:val="20"/>
              </w:rPr>
              <w:t>X</w:t>
            </w:r>
          </w:p>
        </w:tc>
        <w:tc>
          <w:tcPr>
            <w:tcW w:w="715" w:type="pct"/>
            <w:tcBorders>
              <w:top w:val="nil"/>
              <w:left w:val="nil"/>
              <w:bottom w:val="single" w:color="auto" w:sz="4" w:space="0"/>
              <w:right w:val="single" w:color="auto" w:sz="4" w:space="0"/>
            </w:tcBorders>
            <w:vAlign w:val="center"/>
          </w:tcPr>
          <w:p w:rsidRPr="00870976" w:rsidR="00E21134" w:rsidP="00D51CDA" w:rsidRDefault="00E21134" w14:paraId="1DA8F902" w14:textId="77777777">
            <w:pPr>
              <w:jc w:val="center"/>
              <w:rPr>
                <w:rFonts w:ascii="Arial" w:hAnsi="Arial" w:cs="Arial"/>
                <w:sz w:val="20"/>
                <w:szCs w:val="20"/>
              </w:rPr>
            </w:pPr>
          </w:p>
        </w:tc>
      </w:tr>
      <w:tr w:rsidRPr="000C0662" w:rsidR="00E21134" w:rsidTr="00DA0DA8" w14:paraId="4E951E0C" w14:textId="76657174">
        <w:trPr>
          <w:trHeight w:val="566"/>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56918212" w14:textId="77777777">
            <w:pPr>
              <w:jc w:val="center"/>
              <w:rPr>
                <w:rFonts w:ascii="Arial" w:hAnsi="Arial" w:cs="Arial"/>
                <w:sz w:val="20"/>
                <w:szCs w:val="20"/>
              </w:rPr>
            </w:pPr>
            <w:r w:rsidRPr="00870976">
              <w:rPr>
                <w:rFonts w:ascii="Arial" w:hAnsi="Arial" w:cs="Arial"/>
                <w:sz w:val="20"/>
                <w:szCs w:val="20"/>
              </w:rPr>
              <w:t>PdE-ICT.007.1</w:t>
            </w:r>
          </w:p>
          <w:p w:rsidRPr="00870976" w:rsidR="00E21134" w:rsidRDefault="00E21134" w14:paraId="674FF268" w14:textId="577FA2B3">
            <w:pPr>
              <w:jc w:val="center"/>
              <w:rPr>
                <w:rFonts w:ascii="Arial" w:hAnsi="Arial" w:cs="Arial"/>
                <w:sz w:val="20"/>
                <w:szCs w:val="20"/>
              </w:rPr>
            </w:pPr>
            <w:r w:rsidRPr="00870976">
              <w:rPr>
                <w:rFonts w:ascii="Arial" w:hAnsi="Arial" w:cs="Arial"/>
                <w:sz w:val="20"/>
                <w:szCs w:val="20"/>
              </w:rPr>
              <w:t>PdE-ICT.007.2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11376C6"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62C02820" w14:textId="251654D2">
            <w:pPr>
              <w:spacing w:before="60" w:after="60"/>
              <w:jc w:val="both"/>
              <w:rPr>
                <w:rFonts w:ascii="Arial" w:hAnsi="Arial" w:cs="Arial"/>
                <w:sz w:val="20"/>
                <w:szCs w:val="20"/>
              </w:rPr>
            </w:pPr>
            <w:r w:rsidRPr="00870976">
              <w:rPr>
                <w:rFonts w:ascii="Arial" w:hAnsi="Arial" w:cs="Arial"/>
                <w:sz w:val="20"/>
                <w:szCs w:val="20"/>
              </w:rPr>
              <w:t>Le componenti della piattaforma sono dotate di software per il quale l’azienda ha i diritti di utilizzo</w:t>
            </w:r>
            <w:ins w:author="Pernaselci Alessandro" w:date="2025-04-23T09:50:00Z" w:id="68">
              <w:r w:rsidR="00E247CF">
                <w:rPr>
                  <w:rFonts w:ascii="Arial" w:hAnsi="Arial" w:cs="Arial"/>
                  <w:sz w:val="20"/>
                  <w:szCs w:val="20"/>
                </w:rPr>
                <w:t>.</w:t>
              </w:r>
            </w:ins>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00D03530" w14:textId="57EEB192">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CBE6408" w14:textId="77777777">
            <w:pPr>
              <w:jc w:val="center"/>
              <w:rPr>
                <w:rFonts w:ascii="Arial" w:hAnsi="Arial" w:cs="Arial"/>
                <w:sz w:val="20"/>
                <w:szCs w:val="20"/>
              </w:rPr>
            </w:pPr>
          </w:p>
        </w:tc>
      </w:tr>
      <w:tr w:rsidRPr="000C0662" w:rsidR="00E21134" w:rsidTr="00DA0DA8" w14:paraId="1AFE647D" w14:textId="1F10482C">
        <w:trPr>
          <w:trHeight w:val="72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9AE8143" w14:textId="77777777">
            <w:pPr>
              <w:jc w:val="center"/>
              <w:rPr>
                <w:rFonts w:ascii="Arial" w:hAnsi="Arial" w:cs="Arial"/>
                <w:sz w:val="20"/>
                <w:szCs w:val="20"/>
              </w:rPr>
            </w:pPr>
            <w:r w:rsidRPr="00870976">
              <w:rPr>
                <w:rFonts w:ascii="Arial" w:hAnsi="Arial" w:cs="Arial"/>
                <w:sz w:val="20"/>
                <w:szCs w:val="20"/>
              </w:rPr>
              <w:t>PdE-ICT.008.1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6A1B08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3FEB018" w14:textId="15559CB7">
            <w:pPr>
              <w:spacing w:before="60" w:after="60"/>
              <w:jc w:val="both"/>
              <w:rPr>
                <w:rFonts w:ascii="Arial" w:hAnsi="Arial" w:cs="Arial"/>
                <w:sz w:val="20"/>
                <w:szCs w:val="20"/>
              </w:rPr>
            </w:pPr>
            <w:r w:rsidRPr="00870976">
              <w:rPr>
                <w:rFonts w:ascii="Arial" w:hAnsi="Arial" w:cs="Arial"/>
                <w:sz w:val="20"/>
                <w:szCs w:val="20"/>
              </w:rPr>
              <w:t>Tutti i terminali utilizzati per connettersi al sistema prevedono la funzionalità di screensaver con password o in alternativa il sistema abbatte la sessione</w:t>
            </w:r>
            <w:r w:rsidR="000B20E5">
              <w:rPr>
                <w:rFonts w:ascii="Arial" w:hAnsi="Arial" w:cs="Arial"/>
                <w:sz w:val="20"/>
                <w:szCs w:val="20"/>
              </w:rPr>
              <w:t xml:space="preserve"> </w:t>
            </w:r>
            <w:r w:rsidRPr="002C5794" w:rsidR="002C5794">
              <w:rPr>
                <w:rFonts w:ascii="Arial" w:hAnsi="Arial" w:cs="Arial"/>
                <w:sz w:val="20"/>
                <w:szCs w:val="20"/>
              </w:rPr>
              <w:t>dopo 15 minuti o, qualora necessario per esigenze operative documentate, di un periodo di inattività limitato entro le 12 ore.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CB65C44" w14:textId="7B1F19DC">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4EAD7B7A" w14:textId="77777777">
            <w:pPr>
              <w:jc w:val="center"/>
              <w:rPr>
                <w:rFonts w:ascii="Arial" w:hAnsi="Arial" w:cs="Arial"/>
                <w:sz w:val="20"/>
                <w:szCs w:val="20"/>
              </w:rPr>
            </w:pPr>
          </w:p>
        </w:tc>
      </w:tr>
      <w:tr w:rsidRPr="000C0662" w:rsidR="00E21134" w:rsidTr="00DA0DA8" w14:paraId="6F32CB3C" w14:textId="7066D9B3">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22B0DE2E" w14:textId="77777777">
            <w:pPr>
              <w:jc w:val="center"/>
              <w:rPr>
                <w:rFonts w:ascii="Arial" w:hAnsi="Arial" w:cs="Arial"/>
                <w:sz w:val="20"/>
                <w:szCs w:val="20"/>
              </w:rPr>
            </w:pPr>
            <w:r w:rsidRPr="00870976">
              <w:rPr>
                <w:rFonts w:ascii="Arial" w:hAnsi="Arial" w:cs="Arial"/>
                <w:sz w:val="20"/>
                <w:szCs w:val="20"/>
              </w:rPr>
              <w:t>PdE-ICT.009.1</w:t>
            </w:r>
          </w:p>
          <w:p w:rsidRPr="00870976" w:rsidR="00E21134" w:rsidRDefault="00E21134" w14:paraId="2C61C356" w14:textId="2737CC99">
            <w:pPr>
              <w:jc w:val="center"/>
              <w:rPr>
                <w:rFonts w:ascii="Arial" w:hAnsi="Arial" w:cs="Arial"/>
                <w:sz w:val="20"/>
                <w:szCs w:val="20"/>
              </w:rPr>
            </w:pPr>
            <w:r w:rsidRPr="00870976">
              <w:rPr>
                <w:rFonts w:ascii="Arial" w:hAnsi="Arial" w:cs="Arial"/>
                <w:sz w:val="20"/>
                <w:szCs w:val="20"/>
              </w:rPr>
              <w:t>PdE-ICT.009.2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D8F8F5C"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21134" w14:paraId="477BA373" w14:textId="1C8FF15D">
            <w:pPr>
              <w:spacing w:before="60" w:after="60"/>
              <w:jc w:val="both"/>
              <w:rPr>
                <w:rFonts w:ascii="Arial" w:hAnsi="Arial" w:cs="Arial"/>
                <w:sz w:val="20"/>
                <w:szCs w:val="20"/>
              </w:rPr>
            </w:pPr>
            <w:r w:rsidRPr="00870976">
              <w:rPr>
                <w:rFonts w:ascii="Arial" w:hAnsi="Arial" w:cs="Arial"/>
                <w:sz w:val="20"/>
                <w:szCs w:val="20"/>
              </w:rPr>
              <w:t xml:space="preserve">Per i trattamenti che prevedono l’hosting fisico dei dati all’interno di siti TIM, il sistema risiede all'interno di un Data Center, di un Service Center, di una Centrale o di un sito </w:t>
            </w:r>
            <w:r w:rsidRPr="002C5794" w:rsidR="002C5794">
              <w:rPr>
                <w:rFonts w:ascii="Arial" w:hAnsi="Arial" w:cs="Arial"/>
                <w:sz w:val="20"/>
                <w:szCs w:val="20"/>
              </w:rPr>
              <w:t>con equivalente livello di sicurezza fisica. Nel caso di trattamenti in siti di terze parti devono essere previste e applicate politiche e misure per stabilire e mantenere il medesimo livello di sicurezza fisica in linea con quanto già previsto dalle policy e procedure aziendali specifiche.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D3A433F" w14:textId="732FF55E">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34BA94D3" w14:textId="77777777">
            <w:pPr>
              <w:jc w:val="center"/>
              <w:rPr>
                <w:rFonts w:ascii="Arial" w:hAnsi="Arial" w:cs="Arial"/>
                <w:sz w:val="20"/>
                <w:szCs w:val="20"/>
              </w:rPr>
            </w:pPr>
          </w:p>
        </w:tc>
      </w:tr>
      <w:tr w:rsidRPr="000C0662" w:rsidR="00E21134" w:rsidTr="00DA0DA8" w14:paraId="5BA637F0" w14:textId="74EC3299">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4CF0E453" w14:textId="77777777">
            <w:pPr>
              <w:jc w:val="center"/>
              <w:rPr>
                <w:rFonts w:ascii="Arial" w:hAnsi="Arial" w:cs="Arial"/>
                <w:sz w:val="20"/>
                <w:szCs w:val="20"/>
              </w:rPr>
            </w:pPr>
            <w:r w:rsidRPr="00870976">
              <w:rPr>
                <w:rFonts w:ascii="Arial" w:hAnsi="Arial" w:cs="Arial"/>
                <w:sz w:val="20"/>
                <w:szCs w:val="20"/>
              </w:rPr>
              <w:t>PdE-ICT.012.1</w:t>
            </w:r>
          </w:p>
          <w:p w:rsidRPr="00870976" w:rsidR="00E21134" w:rsidRDefault="00E21134" w14:paraId="0AABA6AD" w14:textId="764840F5">
            <w:pPr>
              <w:jc w:val="center"/>
              <w:rPr>
                <w:rFonts w:ascii="Arial" w:hAnsi="Arial" w:cs="Arial"/>
                <w:sz w:val="20"/>
                <w:szCs w:val="20"/>
              </w:rPr>
            </w:pPr>
            <w:r w:rsidRPr="00870976">
              <w:rPr>
                <w:rFonts w:ascii="Arial" w:hAnsi="Arial" w:cs="Arial"/>
                <w:sz w:val="20"/>
                <w:szCs w:val="20"/>
              </w:rPr>
              <w:t>PdE-ICT.012.2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625E148"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4E46A9" w14:paraId="26408E54" w14:textId="7B669388">
            <w:pPr>
              <w:spacing w:before="60" w:after="60"/>
              <w:jc w:val="both"/>
              <w:rPr>
                <w:rFonts w:ascii="Arial" w:hAnsi="Arial" w:cs="Arial"/>
                <w:sz w:val="20"/>
                <w:szCs w:val="20"/>
              </w:rPr>
            </w:pPr>
            <w:ins w:author="Pernaselci Alessandro" w:date="2025-04-23T09:51:00Z" w:id="69">
              <w:r>
                <w:rPr>
                  <w:rFonts w:ascii="Arial" w:hAnsi="Arial" w:cs="Arial"/>
                  <w:sz w:val="20"/>
                  <w:szCs w:val="20"/>
                </w:rPr>
                <w:t>È</w:t>
              </w:r>
            </w:ins>
            <w:del w:author="Pernaselci Alessandro" w:date="2025-04-23T09:51:00Z" w:id="70">
              <w:r w:rsidRPr="00870976" w:rsidDel="004E46A9" w:rsidR="00E21134">
                <w:rPr>
                  <w:rFonts w:ascii="Arial" w:hAnsi="Arial" w:cs="Arial"/>
                  <w:sz w:val="20"/>
                  <w:szCs w:val="20"/>
                </w:rPr>
                <w:delText>E'</w:delText>
              </w:r>
            </w:del>
            <w:r w:rsidRPr="00870976" w:rsidR="00E21134">
              <w:rPr>
                <w:rFonts w:ascii="Arial" w:hAnsi="Arial" w:cs="Arial"/>
                <w:sz w:val="20"/>
                <w:szCs w:val="20"/>
              </w:rPr>
              <w:t xml:space="preserve"> prevista l'adozione di procedure documentabili e/o tecnologie che consentano la gestione sicura e protetta del codice sorgente del programma. Inoltre</w:t>
            </w:r>
            <w:ins w:author="Pernaselci Alessandro" w:date="2025-04-23T09:51:00Z" w:id="71">
              <w:r>
                <w:rPr>
                  <w:rFonts w:ascii="Arial" w:hAnsi="Arial" w:cs="Arial"/>
                  <w:sz w:val="20"/>
                  <w:szCs w:val="20"/>
                </w:rPr>
                <w:t>,</w:t>
              </w:r>
            </w:ins>
            <w:r w:rsidRPr="00870976" w:rsidR="00E21134">
              <w:rPr>
                <w:rFonts w:ascii="Arial" w:hAnsi="Arial" w:cs="Arial"/>
                <w:sz w:val="20"/>
                <w:szCs w:val="20"/>
              </w:rPr>
              <w:t xml:space="preserve"> i codici sorgente non risiedono sui server in esercizio, se non risultano necessari alla normale operatività del sistema.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5A0FA12" w14:textId="11E51F72">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45E1085" w14:textId="77777777">
            <w:pPr>
              <w:jc w:val="center"/>
              <w:rPr>
                <w:rFonts w:ascii="Arial" w:hAnsi="Arial" w:cs="Arial"/>
                <w:sz w:val="20"/>
                <w:szCs w:val="20"/>
              </w:rPr>
            </w:pPr>
          </w:p>
        </w:tc>
      </w:tr>
      <w:tr w:rsidRPr="000C0662" w:rsidR="00E21134" w:rsidTr="00DA0DA8" w14:paraId="15B55DAD" w14:textId="47AC7863">
        <w:trPr>
          <w:trHeight w:val="1680"/>
        </w:trPr>
        <w:tc>
          <w:tcPr>
            <w:tcW w:w="581" w:type="pct"/>
            <w:tcBorders>
              <w:top w:val="nil"/>
              <w:left w:val="single" w:color="auto" w:sz="8" w:space="0"/>
              <w:bottom w:val="single" w:color="auto" w:sz="4" w:space="0"/>
              <w:right w:val="single" w:color="auto" w:sz="4" w:space="0"/>
            </w:tcBorders>
            <w:shd w:val="clear" w:color="auto" w:fill="auto"/>
            <w:vAlign w:val="center"/>
            <w:hideMark/>
          </w:tcPr>
          <w:p w:rsidR="00E05841" w:rsidRDefault="00E21134" w14:paraId="11C669EA" w14:textId="77777777">
            <w:pPr>
              <w:jc w:val="center"/>
              <w:rPr>
                <w:rFonts w:ascii="Arial" w:hAnsi="Arial" w:cs="Arial"/>
                <w:sz w:val="20"/>
                <w:szCs w:val="20"/>
              </w:rPr>
            </w:pPr>
            <w:r w:rsidRPr="00870976">
              <w:rPr>
                <w:rFonts w:ascii="Arial" w:hAnsi="Arial" w:cs="Arial"/>
                <w:sz w:val="20"/>
                <w:szCs w:val="20"/>
              </w:rPr>
              <w:t>Ris-ICT.008.1</w:t>
            </w:r>
          </w:p>
          <w:p w:rsidRPr="00870976" w:rsidR="00E21134" w:rsidRDefault="00E21134" w14:paraId="12BCE342" w14:textId="50741E97">
            <w:pPr>
              <w:jc w:val="center"/>
              <w:rPr>
                <w:rFonts w:ascii="Arial" w:hAnsi="Arial" w:cs="Arial"/>
                <w:sz w:val="20"/>
                <w:szCs w:val="20"/>
              </w:rPr>
            </w:pPr>
            <w:r w:rsidRPr="00870976">
              <w:rPr>
                <w:rFonts w:ascii="Arial" w:hAnsi="Arial" w:cs="Arial"/>
                <w:sz w:val="20"/>
                <w:szCs w:val="20"/>
              </w:rPr>
              <w:t>Ris-ICT.008.2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367121F"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E73561" w14:paraId="542F2379" w14:textId="2AD45719">
            <w:pPr>
              <w:spacing w:before="60" w:after="60"/>
              <w:jc w:val="both"/>
              <w:rPr>
                <w:rFonts w:ascii="Arial" w:hAnsi="Arial" w:cs="Arial"/>
                <w:sz w:val="20"/>
                <w:szCs w:val="20"/>
              </w:rPr>
            </w:pPr>
            <w:ins w:author="Pernaselci Alessandro" w:date="2025-04-23T09:51:00Z" w:id="72">
              <w:r>
                <w:rPr>
                  <w:rFonts w:ascii="Arial" w:hAnsi="Arial" w:cs="Arial"/>
                  <w:sz w:val="20"/>
                  <w:szCs w:val="20"/>
                </w:rPr>
                <w:t>È</w:t>
              </w:r>
            </w:ins>
            <w:del w:author="Pernaselci Alessandro" w:date="2025-04-23T09:51:00Z" w:id="73">
              <w:r w:rsidRPr="00870976" w:rsidDel="00E73561" w:rsidR="00E21134">
                <w:rPr>
                  <w:rFonts w:ascii="Arial" w:hAnsi="Arial" w:cs="Arial"/>
                  <w:sz w:val="20"/>
                  <w:szCs w:val="20"/>
                </w:rPr>
                <w:delText>E'</w:delText>
              </w:r>
            </w:del>
            <w:r w:rsidRPr="00870976" w:rsidR="00E21134">
              <w:rPr>
                <w:rFonts w:ascii="Arial" w:hAnsi="Arial" w:cs="Arial"/>
                <w:sz w:val="20"/>
                <w:szCs w:val="20"/>
              </w:rPr>
              <w:t xml:space="preserve"> prevista la stesura e la corretta implementazione di procedure atte a regolare il processo di cancellazione dei dati del cliente a seguito della cessazione del contratto (ad es. cessazione di qualsiasi obbligazione derivate da accordi contrattuali oppure in applicazione di specifiche normative) assicurando che tali dati vengano cancellati in maniera definitiva e irreversibile al fine di impedire trattamenti non autorizzati degli stessi da parte di Addetti IT o di eventuali altri Clienti. Le tempistiche di cancellazione sono in linea con quanto previsto a livello contrattu</w:t>
            </w:r>
            <w:ins w:author="Pernaselci Alessandro" w:date="2025-04-23T09:51:00Z" w:id="74">
              <w:r w:rsidR="007272C1">
                <w:rPr>
                  <w:rFonts w:ascii="Arial" w:hAnsi="Arial" w:cs="Arial"/>
                  <w:sz w:val="20"/>
                  <w:szCs w:val="20"/>
                </w:rPr>
                <w:t>a</w:t>
              </w:r>
            </w:ins>
            <w:r w:rsidRPr="00870976" w:rsidR="00E21134">
              <w:rPr>
                <w:rFonts w:ascii="Arial" w:hAnsi="Arial" w:cs="Arial"/>
                <w:sz w:val="20"/>
                <w:szCs w:val="20"/>
              </w:rPr>
              <w:t>le.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2F70CEAC" w14:textId="1DF41B7A">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3E933F0A" w14:textId="77777777">
            <w:pPr>
              <w:jc w:val="center"/>
              <w:rPr>
                <w:rFonts w:ascii="Arial" w:hAnsi="Arial" w:cs="Arial"/>
                <w:sz w:val="20"/>
                <w:szCs w:val="20"/>
              </w:rPr>
            </w:pPr>
          </w:p>
        </w:tc>
      </w:tr>
      <w:tr w:rsidRPr="000C0662" w:rsidR="00E21134" w:rsidTr="00DA0DA8" w14:paraId="2D3D77A0" w14:textId="31E62AA4">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9D76A5F" w14:textId="77777777">
            <w:pPr>
              <w:jc w:val="center"/>
              <w:rPr>
                <w:rFonts w:ascii="Arial" w:hAnsi="Arial" w:cs="Arial"/>
                <w:sz w:val="20"/>
                <w:szCs w:val="20"/>
              </w:rPr>
            </w:pPr>
            <w:r w:rsidRPr="00870976">
              <w:rPr>
                <w:rFonts w:ascii="Arial" w:hAnsi="Arial" w:cs="Arial"/>
                <w:sz w:val="20"/>
                <w:szCs w:val="20"/>
              </w:rPr>
              <w:t>Ris-ICT.009.1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818A504"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7272C1" w14:paraId="347F5083" w14:textId="44E542A3">
            <w:pPr>
              <w:spacing w:before="60" w:after="60"/>
              <w:jc w:val="both"/>
              <w:rPr>
                <w:rFonts w:ascii="Arial" w:hAnsi="Arial" w:cs="Arial"/>
                <w:sz w:val="20"/>
                <w:szCs w:val="20"/>
              </w:rPr>
            </w:pPr>
            <w:ins w:author="Pernaselci Alessandro" w:date="2025-04-23T09:52:00Z" w:id="75">
              <w:r>
                <w:rPr>
                  <w:rFonts w:ascii="Arial" w:hAnsi="Arial" w:cs="Arial"/>
                  <w:sz w:val="20"/>
                  <w:szCs w:val="20"/>
                </w:rPr>
                <w:t>È</w:t>
              </w:r>
            </w:ins>
            <w:del w:author="Pernaselci Alessandro" w:date="2025-04-23T09:52:00Z" w:id="76">
              <w:r w:rsidRPr="00870976" w:rsidDel="007272C1" w:rsidR="00E21134">
                <w:rPr>
                  <w:rFonts w:ascii="Arial" w:hAnsi="Arial" w:cs="Arial"/>
                  <w:sz w:val="20"/>
                  <w:szCs w:val="20"/>
                </w:rPr>
                <w:delText>E'</w:delText>
              </w:r>
            </w:del>
            <w:r w:rsidRPr="00870976" w:rsidR="00E21134">
              <w:rPr>
                <w:rFonts w:ascii="Arial" w:hAnsi="Arial" w:cs="Arial"/>
                <w:sz w:val="20"/>
                <w:szCs w:val="20"/>
              </w:rPr>
              <w:t xml:space="preserve"> garantito l'isolamento logico dei dati relativi a clienti differenti su una medesima piattaforma. In particolare</w:t>
            </w:r>
            <w:ins w:author="Pernaselci Alessandro" w:date="2025-04-23T09:52:00Z" w:id="77">
              <w:r>
                <w:rPr>
                  <w:rFonts w:ascii="Arial" w:hAnsi="Arial" w:cs="Arial"/>
                  <w:sz w:val="20"/>
                  <w:szCs w:val="20"/>
                </w:rPr>
                <w:t>,</w:t>
              </w:r>
            </w:ins>
            <w:r w:rsidRPr="00870976" w:rsidR="00E21134">
              <w:rPr>
                <w:rFonts w:ascii="Arial" w:hAnsi="Arial" w:cs="Arial"/>
                <w:sz w:val="20"/>
                <w:szCs w:val="20"/>
              </w:rPr>
              <w:t xml:space="preserve"> non deve essere possibile accedere/visualizzare i dati di un Cliente diverso da quello che ha acceduto alla piattaforma.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13408510" w14:textId="38CEE09A">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65FE9E68" w14:textId="77777777">
            <w:pPr>
              <w:jc w:val="center"/>
              <w:rPr>
                <w:rFonts w:ascii="Arial" w:hAnsi="Arial" w:cs="Arial"/>
                <w:sz w:val="20"/>
                <w:szCs w:val="20"/>
              </w:rPr>
            </w:pPr>
          </w:p>
        </w:tc>
      </w:tr>
      <w:tr w:rsidRPr="000C0662" w:rsidR="00E21134" w:rsidTr="00DA0DA8" w14:paraId="38AC38DC" w14:textId="740FEAE6">
        <w:trPr>
          <w:trHeight w:val="72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2A231389" w14:textId="77777777">
            <w:pPr>
              <w:jc w:val="center"/>
              <w:rPr>
                <w:rFonts w:ascii="Arial" w:hAnsi="Arial" w:cs="Arial"/>
                <w:sz w:val="20"/>
                <w:szCs w:val="20"/>
              </w:rPr>
            </w:pPr>
            <w:r w:rsidRPr="00870976">
              <w:rPr>
                <w:rFonts w:ascii="Arial" w:hAnsi="Arial" w:cs="Arial"/>
                <w:sz w:val="20"/>
                <w:szCs w:val="20"/>
              </w:rPr>
              <w:t>Ris-ICT.010.1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EB14384"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7272C1" w14:paraId="1177E324" w14:textId="1C4091FC">
            <w:pPr>
              <w:spacing w:before="60" w:after="60"/>
              <w:jc w:val="both"/>
              <w:rPr>
                <w:rFonts w:ascii="Arial" w:hAnsi="Arial" w:cs="Arial"/>
                <w:sz w:val="20"/>
                <w:szCs w:val="20"/>
              </w:rPr>
            </w:pPr>
            <w:ins w:author="Pernaselci Alessandro" w:date="2025-04-23T09:52:00Z" w:id="78">
              <w:r>
                <w:rPr>
                  <w:rFonts w:ascii="Arial" w:hAnsi="Arial" w:cs="Arial"/>
                  <w:sz w:val="20"/>
                  <w:szCs w:val="20"/>
                </w:rPr>
                <w:t>È</w:t>
              </w:r>
            </w:ins>
            <w:del w:author="Pernaselci Alessandro" w:date="2025-04-23T09:52:00Z" w:id="79">
              <w:r w:rsidRPr="00870976" w:rsidDel="007272C1" w:rsidR="00E21134">
                <w:rPr>
                  <w:rFonts w:ascii="Arial" w:hAnsi="Arial" w:cs="Arial"/>
                  <w:sz w:val="20"/>
                  <w:szCs w:val="20"/>
                </w:rPr>
                <w:delText>E'</w:delText>
              </w:r>
            </w:del>
            <w:r w:rsidRPr="00870976" w:rsidR="00E21134">
              <w:rPr>
                <w:rFonts w:ascii="Arial" w:hAnsi="Arial" w:cs="Arial"/>
                <w:sz w:val="20"/>
                <w:szCs w:val="20"/>
              </w:rPr>
              <w:t xml:space="preserve"> prevista la separazione degli ambienti dedicati alle attività di sviluppo, test e collaudo dall’ambiente di esercizio della piattaforma. Per </w:t>
            </w:r>
            <w:r w:rsidRPr="00870976" w:rsidR="00E21134">
              <w:rPr>
                <w:rFonts w:ascii="Arial" w:hAnsi="Arial" w:cs="Arial"/>
                <w:sz w:val="20"/>
                <w:szCs w:val="20"/>
              </w:rPr>
              <w:t>gli ambienti diversi da quello di produzione nel caso vengano utilizzati dati reali di esercizio, sono garantiti tutti i requisiti di compliance previsti.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3F519ACB" w14:textId="738B4025">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1B361B5" w14:textId="77777777">
            <w:pPr>
              <w:jc w:val="center"/>
              <w:rPr>
                <w:rFonts w:ascii="Arial" w:hAnsi="Arial" w:cs="Arial"/>
                <w:sz w:val="20"/>
                <w:szCs w:val="20"/>
              </w:rPr>
            </w:pPr>
          </w:p>
        </w:tc>
      </w:tr>
      <w:tr w:rsidRPr="000C0662" w:rsidR="00E21134" w:rsidTr="00DA0DA8" w14:paraId="7A5C0447" w14:textId="79B822CF">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20E24F7" w14:textId="77777777">
            <w:pPr>
              <w:jc w:val="center"/>
              <w:rPr>
                <w:rFonts w:ascii="Arial" w:hAnsi="Arial" w:cs="Arial"/>
                <w:sz w:val="20"/>
                <w:szCs w:val="20"/>
              </w:rPr>
            </w:pPr>
            <w:r w:rsidRPr="00870976">
              <w:rPr>
                <w:rFonts w:ascii="Arial" w:hAnsi="Arial" w:cs="Arial"/>
                <w:sz w:val="20"/>
                <w:szCs w:val="20"/>
              </w:rPr>
              <w:t>Ris-ICT.011.1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3ACF7CA"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P="009103F3" w:rsidRDefault="0007257E" w14:paraId="0DAAD4FB" w14:textId="52849185">
            <w:pPr>
              <w:spacing w:before="60" w:after="60"/>
              <w:jc w:val="both"/>
              <w:rPr>
                <w:rFonts w:ascii="Arial" w:hAnsi="Arial" w:cs="Arial"/>
                <w:sz w:val="20"/>
                <w:szCs w:val="20"/>
              </w:rPr>
            </w:pPr>
            <w:ins w:author="Pernaselci Alessandro" w:date="2025-04-23T09:52:00Z" w:id="80">
              <w:r>
                <w:rPr>
                  <w:rFonts w:ascii="Arial" w:hAnsi="Arial" w:cs="Arial"/>
                  <w:sz w:val="20"/>
                  <w:szCs w:val="20"/>
                </w:rPr>
                <w:t>È</w:t>
              </w:r>
            </w:ins>
            <w:del w:author="Pernaselci Alessandro" w:date="2025-04-23T09:52:00Z" w:id="81">
              <w:r w:rsidRPr="00870976" w:rsidDel="0007257E" w:rsidR="00E21134">
                <w:rPr>
                  <w:rFonts w:ascii="Arial" w:hAnsi="Arial" w:cs="Arial"/>
                  <w:sz w:val="20"/>
                  <w:szCs w:val="20"/>
                </w:rPr>
                <w:delText>E'</w:delText>
              </w:r>
            </w:del>
            <w:r w:rsidRPr="00870976" w:rsidR="00E21134">
              <w:rPr>
                <w:rFonts w:ascii="Arial" w:hAnsi="Arial" w:cs="Arial"/>
                <w:sz w:val="20"/>
                <w:szCs w:val="20"/>
              </w:rPr>
              <w:t xml:space="preserve"> prevista la redazione formale di apposite procedure di estrazione o trasmissione dei dati trattati dalla piattaforma. Tali estrazioni/trasmissioni devono consentire la portabilità dei dati tramite l’esportazione degli stessi in formati standard in relazione alla tecnologia utilizzata (ad es. sistemi di tipo UNIX) e al </w:t>
            </w:r>
            <w:proofErr w:type="spellStart"/>
            <w:r w:rsidRPr="00870976" w:rsidR="00E21134">
              <w:rPr>
                <w:rFonts w:ascii="Arial" w:hAnsi="Arial" w:cs="Arial"/>
                <w:sz w:val="20"/>
                <w:szCs w:val="20"/>
              </w:rPr>
              <w:t>layer</w:t>
            </w:r>
            <w:proofErr w:type="spellEnd"/>
            <w:r w:rsidRPr="00870976" w:rsidR="00E21134">
              <w:rPr>
                <w:rFonts w:ascii="Arial" w:hAnsi="Arial" w:cs="Arial"/>
                <w:sz w:val="20"/>
                <w:szCs w:val="20"/>
              </w:rPr>
              <w:t xml:space="preserve"> di trattamento (ad es. DB).</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P="00D51CDA" w:rsidRDefault="00E21134" w14:paraId="6DB9576E" w14:textId="4028C13B">
            <w:pPr>
              <w:jc w:val="center"/>
              <w:rPr>
                <w:rFonts w:ascii="Arial" w:hAnsi="Arial" w:cs="Arial"/>
                <w:sz w:val="20"/>
                <w:szCs w:val="20"/>
              </w:rPr>
            </w:pPr>
          </w:p>
        </w:tc>
        <w:tc>
          <w:tcPr>
            <w:tcW w:w="715" w:type="pct"/>
            <w:tcBorders>
              <w:top w:val="nil"/>
              <w:left w:val="nil"/>
              <w:bottom w:val="single" w:color="auto" w:sz="4" w:space="0"/>
              <w:right w:val="single" w:color="auto" w:sz="4" w:space="0"/>
            </w:tcBorders>
            <w:vAlign w:val="center"/>
          </w:tcPr>
          <w:p w:rsidRPr="00870976" w:rsidR="00E21134" w:rsidP="00D51CDA" w:rsidRDefault="00E21134" w14:paraId="281C5909" w14:textId="77777777">
            <w:pPr>
              <w:jc w:val="center"/>
              <w:rPr>
                <w:rFonts w:ascii="Arial" w:hAnsi="Arial" w:cs="Arial"/>
                <w:sz w:val="20"/>
                <w:szCs w:val="20"/>
              </w:rPr>
            </w:pPr>
          </w:p>
        </w:tc>
      </w:tr>
    </w:tbl>
    <w:p w:rsidRPr="00BA0DDE" w:rsidR="00B670BF" w:rsidP="00BA0DDE" w:rsidRDefault="00B670BF" w14:paraId="61E07BFB" w14:textId="77777777">
      <w:pPr>
        <w:spacing w:before="120" w:after="60"/>
        <w:jc w:val="both"/>
        <w:rPr>
          <w:rFonts w:ascii="Arial" w:hAnsi="Arial"/>
          <w:szCs w:val="20"/>
          <w:lang w:eastAsia="it-IT"/>
        </w:rPr>
      </w:pPr>
    </w:p>
    <w:p w:rsidRPr="00BA0DDE" w:rsidR="00BA0DDE" w:rsidP="004D0FA7" w:rsidRDefault="00F940A6" w14:paraId="6ADAD615" w14:textId="0135F1F5">
      <w:pPr>
        <w:pStyle w:val="Corpotesto"/>
        <w:numPr>
          <w:ilvl w:val="1"/>
          <w:numId w:val="9"/>
        </w:numPr>
        <w:outlineLvl w:val="2"/>
        <w:rPr>
          <w:b/>
        </w:rPr>
      </w:pPr>
      <w:r w:rsidRPr="00FF108B">
        <w:rPr>
          <w:b/>
        </w:rPr>
        <w:t xml:space="preserve">Perimetro Categorie particolari di Dati </w:t>
      </w:r>
      <w:r w:rsidR="003E7E0F">
        <w:rPr>
          <w:b/>
        </w:rPr>
        <w:t xml:space="preserve">particolari </w:t>
      </w:r>
      <w:r w:rsidRPr="00FF108B">
        <w:rPr>
          <w:b/>
        </w:rPr>
        <w:t>(già dati sensibili) e dati personali</w:t>
      </w:r>
      <w:r w:rsidR="003E7E0F">
        <w:rPr>
          <w:b/>
        </w:rPr>
        <w:t xml:space="preserve"> giudiziari (</w:t>
      </w:r>
      <w:r w:rsidRPr="00FF108B">
        <w:rPr>
          <w:b/>
        </w:rPr>
        <w:t>relativi a condanne penali e reati</w:t>
      </w:r>
      <w:r w:rsidR="003E7E0F">
        <w:rPr>
          <w:b/>
        </w:rPr>
        <w:t>)</w:t>
      </w:r>
      <w:r w:rsidR="00FF7F6A">
        <w:rPr>
          <w:b/>
        </w:rPr>
        <w:t xml:space="preserve"> </w:t>
      </w:r>
      <w:r w:rsidRPr="003E7E0F" w:rsidR="003C63B0">
        <w:rPr>
          <w:b/>
          <w:highlight w:val="yellow"/>
        </w:rPr>
        <w:t>(eliminare</w:t>
      </w:r>
      <w:r w:rsidRPr="003E7E0F" w:rsidR="001E3D12">
        <w:rPr>
          <w:b/>
          <w:highlight w:val="yellow"/>
        </w:rPr>
        <w:t xml:space="preserve"> il perimetro</w:t>
      </w:r>
      <w:r w:rsidRPr="003E7E0F" w:rsidR="003C63B0">
        <w:rPr>
          <w:b/>
          <w:highlight w:val="yellow"/>
        </w:rPr>
        <w:t xml:space="preserve"> se non c’è un trattamento di dati </w:t>
      </w:r>
      <w:r w:rsidRPr="003E7E0F" w:rsidR="002903F3">
        <w:rPr>
          <w:b/>
          <w:highlight w:val="yellow"/>
        </w:rPr>
        <w:t xml:space="preserve">particolari </w:t>
      </w:r>
      <w:r w:rsidRPr="003E7E0F" w:rsidR="003C63B0">
        <w:rPr>
          <w:b/>
          <w:highlight w:val="yellow"/>
        </w:rPr>
        <w:t>sensibili/giudiziari)</w:t>
      </w:r>
    </w:p>
    <w:p w:rsidR="00D93387" w:rsidP="00D93387" w:rsidRDefault="00BA0DDE" w14:paraId="1D3FF4A7" w14:textId="0D7E7F8E">
      <w:pPr>
        <w:pStyle w:val="Corpotesto"/>
      </w:pPr>
      <w:r w:rsidRPr="00BA0DDE">
        <w:t>Composto dalle piattaforme che trattano Dati Personali Sensibili o Giudiziari.</w:t>
      </w:r>
      <w:r w:rsidR="00D93387">
        <w:t xml:space="preserve"> In particolare</w:t>
      </w:r>
      <w:ins w:author="Pernaselci Alessandro" w:date="2025-04-23T09:53:00Z" w:id="82">
        <w:r w:rsidR="008D3031">
          <w:t>,</w:t>
        </w:r>
      </w:ins>
      <w:r w:rsidR="00D93387">
        <w:t xml:space="preserve"> di seguito si riporta la definizione di tali tipologie di dati:</w:t>
      </w:r>
    </w:p>
    <w:p w:rsidRPr="00F940A6" w:rsidR="00F940A6" w:rsidRDefault="00F940A6" w14:paraId="0BC6AF4C" w14:textId="77777777">
      <w:pPr>
        <w:pStyle w:val="Paragrafoelenco"/>
        <w:numPr>
          <w:ilvl w:val="0"/>
          <w:numId w:val="12"/>
        </w:numPr>
        <w:spacing w:before="120" w:after="60"/>
        <w:jc w:val="both"/>
        <w:rPr>
          <w:rFonts w:ascii="Arial" w:hAnsi="Arial" w:eastAsia="Times New Roman" w:cs="Times New Roman"/>
          <w:sz w:val="24"/>
          <w:szCs w:val="20"/>
          <w:lang w:eastAsia="it-IT"/>
        </w:rPr>
      </w:pPr>
      <w:r w:rsidRPr="00F940A6">
        <w:rPr>
          <w:rFonts w:ascii="Arial" w:hAnsi="Arial" w:eastAsia="Times New Roman" w:cs="Times New Roman"/>
          <w:sz w:val="24"/>
          <w:szCs w:val="20"/>
          <w:lang w:eastAsia="it-IT"/>
        </w:rPr>
        <w:t xml:space="preserve">Categorie particolari di dati (già dati sensibili) –dati personali che rivelino l'origine razziale o etnica, le opinioni politiche, le convinzioni religiose o filosofiche, o l'appartenenza sindacale, nonché trattare dati genetici, dati biometrici intesi a identificare in modo univoco una persona fisica, dati relativi alla salute o alla vita sessuale o all'orientamento sessuale della persona. </w:t>
      </w:r>
    </w:p>
    <w:p w:rsidRPr="00F940A6" w:rsidR="00F940A6" w:rsidRDefault="00F940A6" w14:paraId="603FB027" w14:textId="77777777">
      <w:pPr>
        <w:pStyle w:val="Paragrafoelenco"/>
        <w:numPr>
          <w:ilvl w:val="0"/>
          <w:numId w:val="12"/>
        </w:numPr>
        <w:spacing w:before="120" w:after="60"/>
        <w:jc w:val="both"/>
        <w:rPr>
          <w:rFonts w:ascii="Arial" w:hAnsi="Arial" w:eastAsia="Times New Roman" w:cs="Times New Roman"/>
          <w:sz w:val="24"/>
          <w:szCs w:val="20"/>
          <w:lang w:eastAsia="it-IT"/>
        </w:rPr>
      </w:pPr>
      <w:r w:rsidRPr="00F940A6">
        <w:rPr>
          <w:rFonts w:ascii="Arial" w:hAnsi="Arial" w:eastAsia="Times New Roman" w:cs="Times New Roman"/>
          <w:sz w:val="24"/>
          <w:szCs w:val="20"/>
          <w:lang w:eastAsia="it-IT"/>
        </w:rPr>
        <w:t>Dati personali relativi a condanne penali– Dati personali relativi a condanne penali e reati.</w:t>
      </w:r>
    </w:p>
    <w:p w:rsidR="00BA0DDE" w:rsidP="00BA0DDE" w:rsidRDefault="00BA0DDE" w14:paraId="737549D9" w14:textId="77777777">
      <w:pPr>
        <w:spacing w:before="120" w:after="60"/>
        <w:jc w:val="both"/>
        <w:rPr>
          <w:rFonts w:ascii="Arial" w:hAnsi="Arial"/>
          <w:szCs w:val="20"/>
          <w:lang w:eastAsia="it-IT"/>
        </w:rPr>
      </w:pPr>
      <w:r w:rsidRPr="00BA0DDE">
        <w:rPr>
          <w:rFonts w:ascii="Arial" w:hAnsi="Arial"/>
          <w:szCs w:val="20"/>
          <w:lang w:eastAsia="it-IT"/>
        </w:rPr>
        <w:t>L’appartenenza di una piattaforma a tale perimetro prevede necessariamente l’inclusione della stessa anche all’interno dei Perimetri 231 e Dati Personali.</w:t>
      </w:r>
    </w:p>
    <w:p w:rsidR="00330959" w:rsidP="00BA0DDE" w:rsidRDefault="00330959" w14:paraId="442E46C8" w14:textId="77777777">
      <w:pPr>
        <w:spacing w:before="120" w:after="60"/>
        <w:jc w:val="both"/>
        <w:rPr>
          <w:rFonts w:ascii="Arial" w:hAnsi="Arial"/>
          <w:szCs w:val="20"/>
          <w:lang w:eastAsia="it-IT"/>
        </w:rPr>
      </w:pPr>
    </w:p>
    <w:tbl>
      <w:tblPr>
        <w:tblW w:w="0" w:type="auto"/>
        <w:tblCellMar>
          <w:left w:w="70" w:type="dxa"/>
          <w:right w:w="70" w:type="dxa"/>
        </w:tblCellMar>
        <w:tblLook w:val="04A0" w:firstRow="1" w:lastRow="0" w:firstColumn="1" w:lastColumn="0" w:noHBand="0" w:noVBand="1"/>
      </w:tblPr>
      <w:tblGrid>
        <w:gridCol w:w="1194"/>
        <w:gridCol w:w="1590"/>
        <w:gridCol w:w="4577"/>
        <w:gridCol w:w="1560"/>
        <w:gridCol w:w="1530"/>
      </w:tblGrid>
      <w:tr w:rsidRPr="000C0662" w:rsidR="00797EA0" w:rsidTr="000F618B" w14:paraId="16746B2C" w14:textId="6C7C5C78">
        <w:trPr>
          <w:trHeight w:val="825"/>
          <w:tblHeader/>
        </w:trPr>
        <w:tc>
          <w:tcPr>
            <w:tcW w:w="1194" w:type="dxa"/>
            <w:tcBorders>
              <w:top w:val="single" w:color="auto" w:sz="4" w:space="0"/>
              <w:left w:val="single" w:color="auto" w:sz="8" w:space="0"/>
              <w:bottom w:val="single" w:color="auto" w:sz="4" w:space="0"/>
              <w:right w:val="single" w:color="auto" w:sz="4" w:space="0"/>
            </w:tcBorders>
            <w:shd w:val="clear" w:color="000000" w:fill="7B7B7B"/>
            <w:vAlign w:val="center"/>
            <w:hideMark/>
          </w:tcPr>
          <w:p w:rsidR="00E05841" w:rsidP="00797EA0" w:rsidRDefault="00797EA0" w14:paraId="5A9CC32F" w14:textId="77777777">
            <w:pPr>
              <w:jc w:val="center"/>
              <w:rPr>
                <w:rFonts w:ascii="Arial" w:hAnsi="Arial" w:cs="Arial"/>
                <w:b/>
                <w:bCs/>
                <w:color w:val="FFFFFF"/>
                <w:sz w:val="20"/>
                <w:szCs w:val="20"/>
              </w:rPr>
            </w:pPr>
            <w:r w:rsidRPr="00870976">
              <w:rPr>
                <w:rFonts w:ascii="Arial" w:hAnsi="Arial" w:cs="Arial"/>
                <w:b/>
                <w:bCs/>
                <w:color w:val="FFFFFF"/>
                <w:sz w:val="20"/>
                <w:szCs w:val="20"/>
              </w:rPr>
              <w:t>ID</w:t>
            </w:r>
          </w:p>
          <w:p w:rsidRPr="00870976" w:rsidR="00797EA0" w:rsidP="00797EA0" w:rsidRDefault="00797EA0" w14:paraId="759F1259" w14:textId="03D9EE6F">
            <w:pPr>
              <w:jc w:val="center"/>
              <w:rPr>
                <w:rFonts w:ascii="Arial" w:hAnsi="Arial" w:cs="Arial"/>
                <w:b/>
                <w:bCs/>
                <w:color w:val="FFFFFF"/>
                <w:sz w:val="20"/>
                <w:szCs w:val="20"/>
                <w:lang w:eastAsia="it-IT"/>
              </w:rPr>
            </w:pPr>
            <w:r w:rsidRPr="00870976">
              <w:rPr>
                <w:rFonts w:ascii="Arial" w:hAnsi="Arial" w:cs="Arial"/>
                <w:b/>
                <w:bCs/>
                <w:color w:val="FFFFFF"/>
                <w:sz w:val="20"/>
                <w:szCs w:val="20"/>
              </w:rPr>
              <w:t>MISURA</w:t>
            </w:r>
          </w:p>
        </w:tc>
        <w:tc>
          <w:tcPr>
            <w:tcW w:w="1590" w:type="dxa"/>
            <w:tcBorders>
              <w:top w:val="single" w:color="auto" w:sz="4" w:space="0"/>
              <w:left w:val="nil"/>
              <w:bottom w:val="single" w:color="auto" w:sz="4" w:space="0"/>
              <w:right w:val="single" w:color="auto" w:sz="4" w:space="0"/>
            </w:tcBorders>
            <w:shd w:val="clear" w:color="000000" w:fill="7B7B7B"/>
            <w:vAlign w:val="center"/>
            <w:hideMark/>
          </w:tcPr>
          <w:p w:rsidRPr="00870976" w:rsidR="00797EA0" w:rsidP="00797EA0" w:rsidRDefault="00797EA0" w14:paraId="728FDEBC" w14:textId="77777777">
            <w:pPr>
              <w:jc w:val="center"/>
              <w:rPr>
                <w:rFonts w:ascii="Arial" w:hAnsi="Arial" w:cs="Arial"/>
                <w:b/>
                <w:bCs/>
                <w:color w:val="FFFFFF"/>
                <w:sz w:val="20"/>
                <w:szCs w:val="20"/>
              </w:rPr>
            </w:pPr>
            <w:r w:rsidRPr="00870976">
              <w:rPr>
                <w:rFonts w:ascii="Arial" w:hAnsi="Arial" w:cs="Arial"/>
                <w:b/>
                <w:bCs/>
                <w:color w:val="FFFFFF"/>
                <w:sz w:val="20"/>
                <w:szCs w:val="20"/>
              </w:rPr>
              <w:t xml:space="preserve">Categoria </w:t>
            </w:r>
            <w:proofErr w:type="spellStart"/>
            <w:r w:rsidRPr="00870976">
              <w:rPr>
                <w:rFonts w:ascii="Arial" w:hAnsi="Arial" w:cs="Arial"/>
                <w:b/>
                <w:bCs/>
                <w:color w:val="FFFFFF"/>
                <w:sz w:val="20"/>
                <w:szCs w:val="20"/>
              </w:rPr>
              <w:t>Mimip</w:t>
            </w:r>
            <w:proofErr w:type="spellEnd"/>
          </w:p>
        </w:tc>
        <w:tc>
          <w:tcPr>
            <w:tcW w:w="4577"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0F618B" w:rsidRDefault="00797EA0" w14:paraId="1460BCA0" w14:textId="77777777">
            <w:pPr>
              <w:spacing w:before="60" w:after="60"/>
              <w:jc w:val="center"/>
              <w:rPr>
                <w:rFonts w:ascii="Arial" w:hAnsi="Arial" w:cs="Arial"/>
                <w:b/>
                <w:bCs/>
                <w:sz w:val="20"/>
                <w:szCs w:val="20"/>
              </w:rPr>
            </w:pPr>
            <w:r w:rsidRPr="00870976">
              <w:rPr>
                <w:rFonts w:ascii="Arial" w:hAnsi="Arial" w:cs="Arial"/>
                <w:b/>
                <w:bCs/>
                <w:sz w:val="20"/>
                <w:szCs w:val="20"/>
              </w:rPr>
              <w:t>Testo requisito</w:t>
            </w:r>
          </w:p>
        </w:tc>
        <w:tc>
          <w:tcPr>
            <w:tcW w:w="1560"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0F618B" w:rsidRDefault="00797EA0" w14:paraId="5E30F002" w14:textId="52C861F9">
            <w:pPr>
              <w:jc w:val="center"/>
              <w:rPr>
                <w:rFonts w:ascii="Arial" w:hAnsi="Arial" w:cs="Arial"/>
                <w:b/>
                <w:bCs/>
                <w:sz w:val="20"/>
                <w:szCs w:val="20"/>
              </w:rPr>
            </w:pPr>
            <w:r>
              <w:rPr>
                <w:rFonts w:ascii="Arial" w:hAnsi="Arial" w:cs="Arial"/>
                <w:b/>
                <w:bCs/>
                <w:sz w:val="20"/>
                <w:szCs w:val="20"/>
              </w:rPr>
              <w:t>Responsabile 1</w:t>
            </w:r>
          </w:p>
        </w:tc>
        <w:tc>
          <w:tcPr>
            <w:tcW w:w="1530" w:type="dxa"/>
            <w:tcBorders>
              <w:top w:val="single" w:color="auto" w:sz="4" w:space="0"/>
              <w:left w:val="nil"/>
              <w:bottom w:val="single" w:color="auto" w:sz="4" w:space="0"/>
              <w:right w:val="single" w:color="auto" w:sz="4" w:space="0"/>
            </w:tcBorders>
            <w:shd w:val="clear" w:color="000000" w:fill="92D050"/>
            <w:vAlign w:val="center"/>
          </w:tcPr>
          <w:p w:rsidRPr="00870976" w:rsidR="00797EA0" w:rsidP="000F618B" w:rsidRDefault="00797EA0" w14:paraId="79F456C9" w14:textId="3CEBDB5E">
            <w:pPr>
              <w:jc w:val="center"/>
              <w:rPr>
                <w:rFonts w:ascii="Arial" w:hAnsi="Arial" w:cs="Arial"/>
                <w:b/>
                <w:bCs/>
                <w:sz w:val="20"/>
                <w:szCs w:val="20"/>
              </w:rPr>
            </w:pPr>
            <w:r>
              <w:rPr>
                <w:rFonts w:ascii="Arial" w:hAnsi="Arial" w:cs="Arial"/>
                <w:b/>
                <w:bCs/>
                <w:sz w:val="20"/>
                <w:szCs w:val="20"/>
              </w:rPr>
              <w:t>Responsabile 2</w:t>
            </w:r>
          </w:p>
        </w:tc>
      </w:tr>
      <w:tr w:rsidRPr="000C0662" w:rsidR="00366FB8" w:rsidTr="000F618B" w14:paraId="040A7485" w14:textId="2DB24C24">
        <w:trPr>
          <w:trHeight w:val="144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0B4046C9" w14:textId="77777777">
            <w:pPr>
              <w:jc w:val="center"/>
              <w:rPr>
                <w:rFonts w:ascii="Arial" w:hAnsi="Arial" w:cs="Arial"/>
                <w:sz w:val="20"/>
                <w:szCs w:val="20"/>
              </w:rPr>
            </w:pPr>
            <w:r w:rsidRPr="00870976">
              <w:rPr>
                <w:rFonts w:ascii="Arial" w:hAnsi="Arial" w:cs="Arial"/>
                <w:sz w:val="20"/>
                <w:szCs w:val="20"/>
              </w:rPr>
              <w:t>Bck-ICT.001.1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3BE851A8" w14:textId="77777777">
            <w:pPr>
              <w:jc w:val="center"/>
              <w:rPr>
                <w:rFonts w:ascii="Arial" w:hAnsi="Arial" w:cs="Arial"/>
                <w:sz w:val="20"/>
                <w:szCs w:val="20"/>
              </w:rPr>
            </w:pPr>
            <w:r w:rsidRPr="00870976">
              <w:rPr>
                <w:rFonts w:ascii="Arial" w:hAnsi="Arial" w:cs="Arial"/>
                <w:sz w:val="20"/>
                <w:szCs w:val="20"/>
              </w:rPr>
              <w:t>Back-up</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0F618B" w14:paraId="5A915C31" w14:textId="79CA0524">
            <w:pPr>
              <w:spacing w:before="60" w:after="60"/>
              <w:jc w:val="both"/>
              <w:rPr>
                <w:rFonts w:ascii="Arial" w:hAnsi="Arial" w:cs="Arial"/>
                <w:sz w:val="20"/>
                <w:szCs w:val="20"/>
              </w:rPr>
            </w:pPr>
            <w:r>
              <w:rPr>
                <w:rFonts w:ascii="Arial" w:hAnsi="Arial" w:cs="Arial"/>
                <w:sz w:val="20"/>
                <w:szCs w:val="20"/>
              </w:rPr>
              <w:t>È</w:t>
            </w:r>
            <w:r w:rsidRPr="00870976" w:rsidR="00366FB8">
              <w:rPr>
                <w:rFonts w:ascii="Arial" w:hAnsi="Arial" w:cs="Arial"/>
                <w:sz w:val="20"/>
                <w:szCs w:val="20"/>
              </w:rPr>
              <w:t xml:space="preserve"> prevista la redazione di procedure documentate di ripristino/</w:t>
            </w:r>
            <w:proofErr w:type="spellStart"/>
            <w:r w:rsidRPr="00870976" w:rsidR="00366FB8">
              <w:rPr>
                <w:rFonts w:ascii="Arial" w:hAnsi="Arial" w:cs="Arial"/>
                <w:sz w:val="20"/>
                <w:szCs w:val="20"/>
              </w:rPr>
              <w:t>restore</w:t>
            </w:r>
            <w:proofErr w:type="spellEnd"/>
            <w:r w:rsidRPr="00870976" w:rsidR="00366FB8">
              <w:rPr>
                <w:rFonts w:ascii="Arial" w:hAnsi="Arial" w:cs="Arial"/>
                <w:sz w:val="20"/>
                <w:szCs w:val="20"/>
              </w:rPr>
              <w:t xml:space="preserve"> dei dati (e di configurazione se previsto dal contratto). Tali procedure di ripristino dell'accesso ai dati garantiscono tempi non superiori a sette giorni qualora tutti i dati utilizzati dal sistema andassero persi.</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158AAC8E" w14:textId="4C0BD315">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366FB8" w:rsidP="000F618B" w:rsidRDefault="00366FB8" w14:paraId="2C1FC2F1" w14:textId="77777777">
            <w:pPr>
              <w:jc w:val="center"/>
              <w:rPr>
                <w:rFonts w:ascii="Arial" w:hAnsi="Arial" w:cs="Arial"/>
                <w:sz w:val="20"/>
                <w:szCs w:val="20"/>
              </w:rPr>
            </w:pPr>
          </w:p>
        </w:tc>
      </w:tr>
      <w:tr w:rsidRPr="000C0662" w:rsidR="00366FB8" w:rsidTr="000F618B" w14:paraId="29C70C00" w14:textId="5986646D">
        <w:trPr>
          <w:trHeight w:val="1200"/>
        </w:trPr>
        <w:tc>
          <w:tcPr>
            <w:tcW w:w="1194" w:type="dxa"/>
            <w:tcBorders>
              <w:top w:val="nil"/>
              <w:left w:val="single" w:color="auto" w:sz="8" w:space="0"/>
              <w:bottom w:val="single" w:color="auto" w:sz="4" w:space="0"/>
              <w:right w:val="single" w:color="auto" w:sz="4" w:space="0"/>
            </w:tcBorders>
            <w:shd w:val="clear" w:color="auto" w:fill="auto"/>
            <w:vAlign w:val="center"/>
            <w:hideMark/>
          </w:tcPr>
          <w:p w:rsidR="00E05841" w:rsidRDefault="00366FB8" w14:paraId="42B85868" w14:textId="77777777">
            <w:pPr>
              <w:jc w:val="center"/>
              <w:rPr>
                <w:rFonts w:ascii="Arial" w:hAnsi="Arial" w:cs="Arial"/>
                <w:sz w:val="20"/>
                <w:szCs w:val="20"/>
              </w:rPr>
            </w:pPr>
            <w:r w:rsidRPr="00870976">
              <w:rPr>
                <w:rFonts w:ascii="Arial" w:hAnsi="Arial" w:cs="Arial"/>
                <w:sz w:val="20"/>
                <w:szCs w:val="20"/>
              </w:rPr>
              <w:t>CoA-ICT.008.1</w:t>
            </w:r>
          </w:p>
          <w:p w:rsidRPr="00870976" w:rsidR="00366FB8" w:rsidRDefault="00366FB8" w14:paraId="2024B6E2" w14:textId="4AF8B804">
            <w:pPr>
              <w:jc w:val="center"/>
              <w:rPr>
                <w:rFonts w:ascii="Arial" w:hAnsi="Arial" w:cs="Arial"/>
                <w:sz w:val="20"/>
                <w:szCs w:val="20"/>
              </w:rPr>
            </w:pPr>
            <w:r w:rsidRPr="00870976">
              <w:rPr>
                <w:rFonts w:ascii="Arial" w:hAnsi="Arial" w:cs="Arial"/>
                <w:sz w:val="20"/>
                <w:szCs w:val="20"/>
              </w:rPr>
              <w:t>CoA-ICT.008.2</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3B88C828" w14:textId="77777777">
            <w:pPr>
              <w:jc w:val="center"/>
              <w:rPr>
                <w:rFonts w:ascii="Arial" w:hAnsi="Arial" w:cs="Arial"/>
                <w:sz w:val="20"/>
                <w:szCs w:val="20"/>
              </w:rPr>
            </w:pPr>
            <w:r w:rsidRPr="00870976">
              <w:rPr>
                <w:rFonts w:ascii="Arial" w:hAnsi="Arial" w:cs="Arial"/>
                <w:sz w:val="20"/>
                <w:szCs w:val="20"/>
              </w:rPr>
              <w:t>Controllo accessi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09736806" w14:textId="2C3BFCE9">
            <w:pPr>
              <w:spacing w:before="60" w:after="60"/>
              <w:jc w:val="both"/>
              <w:rPr>
                <w:rFonts w:ascii="Arial" w:hAnsi="Arial" w:cs="Arial"/>
                <w:sz w:val="20"/>
                <w:szCs w:val="20"/>
              </w:rPr>
            </w:pPr>
            <w:r w:rsidRPr="00870976">
              <w:rPr>
                <w:rFonts w:ascii="Arial" w:hAnsi="Arial" w:cs="Arial"/>
                <w:sz w:val="20"/>
                <w:szCs w:val="20"/>
              </w:rPr>
              <w:t>Per una gestione delle credenziali di autenticazione dedicate a ciascun Addetto IT, la piattaforma, o l’eventuale piattaforma centralizzata di Identity Management ad essa connessa, prevede meccanismi automatici di verifica atti a richiedere la sostituzione periodica della password almeno ogni 6 mesi e almeno ogni 3 mesi in caso di trattamento di dati sensibili e giudiziari.</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2B6A5837" w14:textId="7CAD9D53">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366FB8" w:rsidP="000F618B" w:rsidRDefault="00366FB8" w14:paraId="13C79160" w14:textId="77777777">
            <w:pPr>
              <w:jc w:val="center"/>
              <w:rPr>
                <w:rFonts w:ascii="Arial" w:hAnsi="Arial" w:cs="Arial"/>
                <w:sz w:val="20"/>
                <w:szCs w:val="20"/>
              </w:rPr>
            </w:pPr>
          </w:p>
        </w:tc>
      </w:tr>
      <w:tr w:rsidRPr="000C0662" w:rsidR="00366FB8" w:rsidTr="000F618B" w14:paraId="60A07E30" w14:textId="6A20D94D">
        <w:trPr>
          <w:trHeight w:val="120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5424238E" w14:textId="77777777">
            <w:pPr>
              <w:jc w:val="center"/>
              <w:rPr>
                <w:rFonts w:ascii="Arial" w:hAnsi="Arial" w:cs="Arial"/>
                <w:sz w:val="20"/>
                <w:szCs w:val="20"/>
              </w:rPr>
            </w:pPr>
            <w:r w:rsidRPr="00870976">
              <w:rPr>
                <w:rFonts w:ascii="Arial" w:hAnsi="Arial" w:cs="Arial"/>
                <w:sz w:val="20"/>
                <w:szCs w:val="20"/>
              </w:rPr>
              <w:t>PdE-ICT.001.1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0974EA56" w14:textId="77777777">
            <w:pPr>
              <w:jc w:val="center"/>
              <w:rPr>
                <w:rFonts w:ascii="Arial" w:hAnsi="Arial" w:cs="Arial"/>
                <w:sz w:val="20"/>
                <w:szCs w:val="20"/>
              </w:rPr>
            </w:pPr>
            <w:r w:rsidRPr="00870976">
              <w:rPr>
                <w:rFonts w:ascii="Arial" w:hAnsi="Arial" w:cs="Arial"/>
                <w:sz w:val="20"/>
                <w:szCs w:val="20"/>
              </w:rPr>
              <w:t>Protezione degli elaboratori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654EA05C" w14:textId="77777777">
            <w:pPr>
              <w:spacing w:before="60" w:after="60"/>
              <w:jc w:val="both"/>
              <w:rPr>
                <w:rFonts w:ascii="Arial" w:hAnsi="Arial" w:cs="Arial"/>
                <w:sz w:val="20"/>
                <w:szCs w:val="20"/>
              </w:rPr>
            </w:pPr>
            <w:r w:rsidRPr="00870976">
              <w:rPr>
                <w:rFonts w:ascii="Arial" w:hAnsi="Arial" w:cs="Arial"/>
                <w:sz w:val="20"/>
                <w:szCs w:val="20"/>
              </w:rPr>
              <w:t>Vengono installati, almeno semestralmente, gli aggiornamenti del software di sistema operativo necessari a correggere difetti e prevenire vulnerabilità della piattaforma.</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146ACF54" w14:textId="2B796B0C">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366FB8" w:rsidP="000F618B" w:rsidRDefault="00366FB8" w14:paraId="093D5F7A" w14:textId="77777777">
            <w:pPr>
              <w:jc w:val="center"/>
              <w:rPr>
                <w:rFonts w:ascii="Arial" w:hAnsi="Arial" w:cs="Arial"/>
                <w:sz w:val="20"/>
                <w:szCs w:val="20"/>
              </w:rPr>
            </w:pPr>
          </w:p>
        </w:tc>
      </w:tr>
      <w:tr w:rsidRPr="000C0662" w:rsidR="00366FB8" w:rsidTr="000F618B" w14:paraId="26C262A8" w14:textId="12849281">
        <w:trPr>
          <w:trHeight w:val="120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0815EBE1" w14:textId="77777777">
            <w:pPr>
              <w:jc w:val="center"/>
              <w:rPr>
                <w:rFonts w:ascii="Arial" w:hAnsi="Arial" w:cs="Arial"/>
                <w:sz w:val="20"/>
                <w:szCs w:val="20"/>
              </w:rPr>
            </w:pPr>
            <w:r w:rsidRPr="00870976">
              <w:rPr>
                <w:rFonts w:ascii="Arial" w:hAnsi="Arial" w:cs="Arial"/>
                <w:sz w:val="20"/>
                <w:szCs w:val="20"/>
              </w:rPr>
              <w:t>PdE-ICT.002.1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4C06D48E" w14:textId="77777777">
            <w:pPr>
              <w:jc w:val="center"/>
              <w:rPr>
                <w:rFonts w:ascii="Arial" w:hAnsi="Arial" w:cs="Arial"/>
                <w:sz w:val="20"/>
                <w:szCs w:val="20"/>
              </w:rPr>
            </w:pPr>
            <w:r w:rsidRPr="00870976">
              <w:rPr>
                <w:rFonts w:ascii="Arial" w:hAnsi="Arial" w:cs="Arial"/>
                <w:sz w:val="20"/>
                <w:szCs w:val="20"/>
              </w:rPr>
              <w:t>Protezione degli elaboratori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3D151FCE" w14:textId="77777777">
            <w:pPr>
              <w:spacing w:before="60" w:after="60"/>
              <w:jc w:val="both"/>
              <w:rPr>
                <w:rFonts w:ascii="Arial" w:hAnsi="Arial" w:cs="Arial"/>
                <w:sz w:val="20"/>
                <w:szCs w:val="20"/>
              </w:rPr>
            </w:pPr>
            <w:r w:rsidRPr="00870976">
              <w:rPr>
                <w:rFonts w:ascii="Arial" w:hAnsi="Arial" w:cs="Arial"/>
                <w:sz w:val="20"/>
                <w:szCs w:val="20"/>
              </w:rPr>
              <w:t>Vengono installati, almeno semestralmente, gli aggiornamenti del software di DBMS e applicativo oggetto del SaaS, necessari a correggere difetti e prevenire vulnerabilità della piattaforma.</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6E7201F7" w14:textId="6C0C626E">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366FB8" w:rsidP="000F618B" w:rsidRDefault="00366FB8" w14:paraId="02F527C6" w14:textId="77777777">
            <w:pPr>
              <w:jc w:val="center"/>
              <w:rPr>
                <w:rFonts w:ascii="Arial" w:hAnsi="Arial" w:cs="Arial"/>
                <w:sz w:val="20"/>
                <w:szCs w:val="20"/>
              </w:rPr>
            </w:pPr>
          </w:p>
        </w:tc>
      </w:tr>
      <w:tr w:rsidRPr="000C0662" w:rsidR="00366FB8" w:rsidTr="0027314A" w14:paraId="1E62E7DB" w14:textId="1203804B">
        <w:trPr>
          <w:trHeight w:val="513"/>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0A4F9FAD" w14:textId="77777777">
            <w:pPr>
              <w:jc w:val="center"/>
              <w:rPr>
                <w:rFonts w:ascii="Arial" w:hAnsi="Arial" w:cs="Arial"/>
                <w:sz w:val="20"/>
                <w:szCs w:val="20"/>
              </w:rPr>
            </w:pPr>
            <w:r w:rsidRPr="00870976">
              <w:rPr>
                <w:rFonts w:ascii="Arial" w:hAnsi="Arial" w:cs="Arial"/>
                <w:sz w:val="20"/>
                <w:szCs w:val="20"/>
              </w:rPr>
              <w:t>Ris-ICT.002.1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2BAD5EC1" w14:textId="77777777">
            <w:pPr>
              <w:jc w:val="center"/>
              <w:rPr>
                <w:rFonts w:ascii="Arial" w:hAnsi="Arial" w:cs="Arial"/>
                <w:sz w:val="20"/>
                <w:szCs w:val="20"/>
              </w:rPr>
            </w:pPr>
            <w:r w:rsidRPr="00870976">
              <w:rPr>
                <w:rFonts w:ascii="Arial" w:hAnsi="Arial" w:cs="Arial"/>
                <w:sz w:val="20"/>
                <w:szCs w:val="20"/>
              </w:rPr>
              <w:t>Riservatezza</w:t>
            </w:r>
          </w:p>
        </w:tc>
        <w:tc>
          <w:tcPr>
            <w:tcW w:w="4577" w:type="dxa"/>
            <w:tcBorders>
              <w:top w:val="nil"/>
              <w:left w:val="nil"/>
              <w:bottom w:val="single" w:color="auto" w:sz="4" w:space="0"/>
              <w:right w:val="single" w:color="auto" w:sz="4" w:space="0"/>
            </w:tcBorders>
            <w:shd w:val="clear" w:color="auto" w:fill="auto"/>
            <w:vAlign w:val="center"/>
            <w:hideMark/>
          </w:tcPr>
          <w:p w:rsidR="00E05841" w:rsidP="000F618B" w:rsidRDefault="00045627" w14:paraId="4E356CA0" w14:textId="77777777">
            <w:pPr>
              <w:spacing w:before="60" w:after="60"/>
              <w:jc w:val="both"/>
              <w:rPr>
                <w:rFonts w:ascii="Arial" w:hAnsi="Arial" w:cs="Arial"/>
                <w:sz w:val="20"/>
                <w:szCs w:val="20"/>
              </w:rPr>
            </w:pPr>
            <w:r>
              <w:rPr>
                <w:rFonts w:ascii="Arial" w:hAnsi="Arial" w:cs="Arial"/>
                <w:sz w:val="20"/>
                <w:szCs w:val="20"/>
              </w:rPr>
              <w:t>S</w:t>
            </w:r>
            <w:r w:rsidRPr="00870976" w:rsidR="00366FB8">
              <w:rPr>
                <w:rFonts w:ascii="Arial" w:hAnsi="Arial" w:cs="Arial"/>
                <w:sz w:val="20"/>
                <w:szCs w:val="20"/>
              </w:rPr>
              <w:t xml:space="preserve">ono previste soluzioni (es. cifratura o altre) che, considerato il numero e la natura dei dati trattati, rendono i dati sensibili o giudiziari temporaneamente inintelligibili anche a chi è autorizzato ad accedervi e permettono di identificare gli interessati solo in caso di necessità. </w:t>
            </w:r>
          </w:p>
          <w:p w:rsidR="00E05841" w:rsidP="000F618B" w:rsidRDefault="00366FB8" w14:paraId="5DE82D80" w14:textId="5CF9D21B">
            <w:pPr>
              <w:spacing w:before="60" w:after="60"/>
              <w:jc w:val="both"/>
              <w:rPr>
                <w:rFonts w:ascii="Arial" w:hAnsi="Arial" w:cs="Arial"/>
                <w:sz w:val="20"/>
                <w:szCs w:val="20"/>
              </w:rPr>
            </w:pPr>
            <w:r w:rsidRPr="00870976">
              <w:rPr>
                <w:rFonts w:ascii="Arial" w:hAnsi="Arial" w:cs="Arial"/>
                <w:sz w:val="20"/>
                <w:szCs w:val="20"/>
              </w:rPr>
              <w:t>In particolare</w:t>
            </w:r>
            <w:r w:rsidR="00C0276A">
              <w:rPr>
                <w:rFonts w:ascii="Arial" w:hAnsi="Arial" w:cs="Arial"/>
                <w:sz w:val="20"/>
                <w:szCs w:val="20"/>
              </w:rPr>
              <w:t>,</w:t>
            </w:r>
            <w:r w:rsidRPr="00870976">
              <w:rPr>
                <w:rFonts w:ascii="Arial" w:hAnsi="Arial" w:cs="Arial"/>
                <w:sz w:val="20"/>
                <w:szCs w:val="20"/>
              </w:rPr>
              <w:t xml:space="preserve"> la misura deve essere prevista qualora:</w:t>
            </w:r>
          </w:p>
          <w:p w:rsidR="00E05841" w:rsidP="000F618B" w:rsidRDefault="00366FB8" w14:paraId="722B6D57" w14:textId="59541455">
            <w:pPr>
              <w:spacing w:before="60" w:after="60"/>
              <w:jc w:val="both"/>
              <w:rPr>
                <w:rFonts w:ascii="Arial" w:hAnsi="Arial" w:cs="Arial"/>
                <w:sz w:val="20"/>
                <w:szCs w:val="20"/>
              </w:rPr>
            </w:pPr>
            <w:r w:rsidRPr="00870976">
              <w:rPr>
                <w:rFonts w:ascii="Arial" w:hAnsi="Arial" w:cs="Arial"/>
                <w:sz w:val="20"/>
                <w:szCs w:val="20"/>
              </w:rPr>
              <w:t>- rientrino nelle responsabilità della fornitura del servizio le funzionalità applicative (es. SAAS), e le finalità del servizio prevedano (in quanto sostanziale per la finalità e non occasionale) il trattamento dei dati sensibili o giudiziari;</w:t>
            </w:r>
          </w:p>
          <w:p w:rsidRPr="00870976" w:rsidR="00366FB8" w:rsidP="000F618B" w:rsidRDefault="00366FB8" w14:paraId="3518E0B7" w14:textId="2F267A37">
            <w:pPr>
              <w:spacing w:before="60" w:after="60"/>
              <w:jc w:val="both"/>
              <w:rPr>
                <w:rFonts w:ascii="Arial" w:hAnsi="Arial" w:cs="Arial"/>
                <w:sz w:val="20"/>
                <w:szCs w:val="20"/>
              </w:rPr>
            </w:pPr>
            <w:r w:rsidRPr="00870976">
              <w:rPr>
                <w:rFonts w:ascii="Arial" w:hAnsi="Arial" w:cs="Arial"/>
                <w:sz w:val="20"/>
                <w:szCs w:val="20"/>
              </w:rPr>
              <w:t>- rientrino nelle responsabilità della fornitura del servizio infrastrutturale (IAAS) e il Cliente espliciti la necessità di trattare dati sensibili o giudiziari e richieda formalmente l’espletamento di tale misura a livello infrastrutturale.</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167194B7" w14:textId="32290335">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366FB8" w:rsidP="000F618B" w:rsidRDefault="00366FB8" w14:paraId="2B5D7AEA" w14:textId="77777777">
            <w:pPr>
              <w:jc w:val="center"/>
              <w:rPr>
                <w:rFonts w:ascii="Arial" w:hAnsi="Arial" w:cs="Arial"/>
                <w:sz w:val="20"/>
                <w:szCs w:val="20"/>
              </w:rPr>
            </w:pPr>
          </w:p>
        </w:tc>
      </w:tr>
      <w:tr w:rsidRPr="000C0662" w:rsidR="00366FB8" w:rsidTr="000F618B" w14:paraId="789C81F4" w14:textId="3C41404B">
        <w:trPr>
          <w:trHeight w:val="96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536578F3" w14:textId="77777777">
            <w:pPr>
              <w:jc w:val="center"/>
              <w:rPr>
                <w:rFonts w:ascii="Arial" w:hAnsi="Arial" w:cs="Arial"/>
                <w:sz w:val="20"/>
                <w:szCs w:val="20"/>
              </w:rPr>
            </w:pPr>
            <w:r w:rsidRPr="00870976">
              <w:rPr>
                <w:rFonts w:ascii="Arial" w:hAnsi="Arial" w:cs="Arial"/>
                <w:sz w:val="20"/>
                <w:szCs w:val="20"/>
              </w:rPr>
              <w:t>Sup-ICT.001.1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76DDEB8C" w14:textId="77777777">
            <w:pPr>
              <w:jc w:val="center"/>
              <w:rPr>
                <w:rFonts w:ascii="Arial" w:hAnsi="Arial" w:cs="Arial"/>
                <w:sz w:val="20"/>
                <w:szCs w:val="20"/>
              </w:rPr>
            </w:pPr>
            <w:r w:rsidRPr="00870976">
              <w:rPr>
                <w:rFonts w:ascii="Arial" w:hAnsi="Arial" w:cs="Arial"/>
                <w:sz w:val="20"/>
                <w:szCs w:val="20"/>
              </w:rPr>
              <w:t>Supporti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27314A" w14:paraId="3AA261EE" w14:textId="4BAA9C00">
            <w:pPr>
              <w:spacing w:before="60" w:after="60"/>
              <w:jc w:val="both"/>
              <w:rPr>
                <w:rFonts w:ascii="Arial" w:hAnsi="Arial" w:cs="Arial"/>
                <w:sz w:val="20"/>
                <w:szCs w:val="20"/>
              </w:rPr>
            </w:pPr>
            <w:r w:rsidRPr="00870976">
              <w:rPr>
                <w:rFonts w:ascii="Arial" w:hAnsi="Arial" w:cs="Arial"/>
                <w:sz w:val="20"/>
                <w:szCs w:val="20"/>
              </w:rPr>
              <w:t>È</w:t>
            </w:r>
            <w:r w:rsidRPr="00870976" w:rsidR="00366FB8">
              <w:rPr>
                <w:rFonts w:ascii="Arial" w:hAnsi="Arial" w:cs="Arial"/>
                <w:sz w:val="20"/>
                <w:szCs w:val="20"/>
              </w:rPr>
              <w:t xml:space="preserve"> prevista la definizione e l’attuazione di procedure di cancellazione fisica (ad es. tramite </w:t>
            </w:r>
            <w:proofErr w:type="spellStart"/>
            <w:r w:rsidRPr="00870976" w:rsidR="00366FB8">
              <w:rPr>
                <w:rFonts w:ascii="Arial" w:hAnsi="Arial" w:cs="Arial"/>
                <w:sz w:val="20"/>
                <w:szCs w:val="20"/>
              </w:rPr>
              <w:t>Wiping</w:t>
            </w:r>
            <w:proofErr w:type="spellEnd"/>
            <w:r w:rsidRPr="00870976" w:rsidR="00366FB8">
              <w:rPr>
                <w:rFonts w:ascii="Arial" w:hAnsi="Arial" w:cs="Arial"/>
                <w:sz w:val="20"/>
                <w:szCs w:val="20"/>
              </w:rPr>
              <w:t xml:space="preserve"> o </w:t>
            </w:r>
            <w:proofErr w:type="spellStart"/>
            <w:r w:rsidRPr="00870976" w:rsidR="00366FB8">
              <w:rPr>
                <w:rFonts w:ascii="Arial" w:hAnsi="Arial" w:cs="Arial"/>
                <w:sz w:val="20"/>
                <w:szCs w:val="20"/>
              </w:rPr>
              <w:t>Degaussing</w:t>
            </w:r>
            <w:proofErr w:type="spellEnd"/>
            <w:r w:rsidRPr="00870976" w:rsidR="00366FB8">
              <w:rPr>
                <w:rFonts w:ascii="Arial" w:hAnsi="Arial" w:cs="Arial"/>
                <w:sz w:val="20"/>
                <w:szCs w:val="20"/>
              </w:rPr>
              <w:t>) a seguito della dismissione o della diversa assegnazione d'uso (ad es. utilizzo da parte di un cliente differente) di elaboratori o supporti utilizzati, al fine di garantire l’inaccessibilità “assoluta” agli stessi.</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P="000F618B" w:rsidRDefault="00366FB8" w14:paraId="0293BBE9" w14:textId="6A6CDBCC">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366FB8" w:rsidP="000F618B" w:rsidRDefault="00366FB8" w14:paraId="2E4C5C8E" w14:textId="77777777">
            <w:pPr>
              <w:jc w:val="center"/>
              <w:rPr>
                <w:rFonts w:ascii="Arial" w:hAnsi="Arial" w:cs="Arial"/>
                <w:sz w:val="20"/>
                <w:szCs w:val="20"/>
              </w:rPr>
            </w:pPr>
          </w:p>
        </w:tc>
      </w:tr>
    </w:tbl>
    <w:p w:rsidRPr="00BA0DDE" w:rsidR="005B03DB" w:rsidP="00BA0DDE" w:rsidRDefault="005B03DB" w14:paraId="27326335" w14:textId="77777777">
      <w:pPr>
        <w:spacing w:before="120" w:after="60"/>
        <w:jc w:val="both"/>
        <w:rPr>
          <w:rFonts w:ascii="Arial" w:hAnsi="Arial"/>
          <w:szCs w:val="20"/>
          <w:lang w:eastAsia="it-IT"/>
        </w:rPr>
      </w:pPr>
    </w:p>
    <w:p w:rsidRPr="000E2DE3" w:rsidR="00BA0DDE" w:rsidP="004D0FA7" w:rsidRDefault="00BA0DDE" w14:paraId="5314B282" w14:textId="19B8E9B4">
      <w:pPr>
        <w:pStyle w:val="Corpotesto"/>
        <w:numPr>
          <w:ilvl w:val="1"/>
          <w:numId w:val="9"/>
        </w:numPr>
        <w:outlineLvl w:val="2"/>
        <w:rPr>
          <w:b/>
          <w:highlight w:val="yellow"/>
        </w:rPr>
      </w:pPr>
      <w:bookmarkStart w:name="_Toc3802489" w:id="83"/>
      <w:r w:rsidRPr="00BA0DDE">
        <w:rPr>
          <w:b/>
        </w:rPr>
        <w:t xml:space="preserve">Perimetro </w:t>
      </w:r>
      <w:bookmarkEnd w:id="83"/>
      <w:r w:rsidR="001F4D5F">
        <w:rPr>
          <w:b/>
        </w:rPr>
        <w:t xml:space="preserve">Dati </w:t>
      </w:r>
      <w:r w:rsidR="000E2DE3">
        <w:rPr>
          <w:b/>
        </w:rPr>
        <w:t>personali</w:t>
      </w:r>
      <w:r w:rsidR="001F4D5F">
        <w:rPr>
          <w:b/>
        </w:rPr>
        <w:t xml:space="preserve"> relativi alla salute</w:t>
      </w:r>
      <w:r w:rsidR="000E2DE3">
        <w:rPr>
          <w:b/>
        </w:rPr>
        <w:t xml:space="preserve"> (sanitari)</w:t>
      </w:r>
      <w:r w:rsidR="003C63B0">
        <w:rPr>
          <w:b/>
        </w:rPr>
        <w:t xml:space="preserve"> </w:t>
      </w:r>
      <w:r w:rsidRPr="000E2DE3" w:rsidR="003C63B0">
        <w:rPr>
          <w:b/>
          <w:highlight w:val="yellow"/>
        </w:rPr>
        <w:t xml:space="preserve">(eliminare </w:t>
      </w:r>
      <w:r w:rsidRPr="000E2DE3" w:rsidR="001E3D12">
        <w:rPr>
          <w:b/>
          <w:highlight w:val="yellow"/>
        </w:rPr>
        <w:t xml:space="preserve">il perimetro </w:t>
      </w:r>
      <w:r w:rsidRPr="000E2DE3" w:rsidR="003C63B0">
        <w:rPr>
          <w:b/>
          <w:highlight w:val="yellow"/>
        </w:rPr>
        <w:t>se non c’è un trattamento di dati sanitari)</w:t>
      </w:r>
    </w:p>
    <w:p w:rsidRPr="00EB26AF" w:rsidR="00EB26AF" w:rsidP="00EB26AF" w:rsidRDefault="00EB26AF" w14:paraId="2A477263" w14:textId="77777777">
      <w:pPr>
        <w:spacing w:before="120" w:after="60"/>
        <w:jc w:val="both"/>
        <w:rPr>
          <w:rFonts w:ascii="Arial" w:hAnsi="Arial"/>
          <w:szCs w:val="20"/>
          <w:lang w:eastAsia="it-IT"/>
        </w:rPr>
      </w:pPr>
      <w:r w:rsidRPr="00EB26AF">
        <w:rPr>
          <w:rFonts w:ascii="Arial" w:hAnsi="Arial"/>
          <w:szCs w:val="20"/>
          <w:lang w:eastAsia="it-IT"/>
        </w:rPr>
        <w:t xml:space="preserve">Composto dalle piattaforme dedicate a clienti quali organismi sanitari o esercenti le professioni sanitarie che intendono utilizzare il servizio per trattare categorie particolari di dati </w:t>
      </w:r>
      <w:proofErr w:type="gramStart"/>
      <w:r w:rsidRPr="00EB26AF">
        <w:rPr>
          <w:rFonts w:ascii="Arial" w:hAnsi="Arial"/>
          <w:szCs w:val="20"/>
          <w:lang w:eastAsia="it-IT"/>
        </w:rPr>
        <w:t>( dati</w:t>
      </w:r>
      <w:proofErr w:type="gramEnd"/>
      <w:r w:rsidRPr="00EB26AF">
        <w:rPr>
          <w:rFonts w:ascii="Arial" w:hAnsi="Arial"/>
          <w:szCs w:val="20"/>
          <w:lang w:eastAsia="it-IT"/>
        </w:rPr>
        <w:t xml:space="preserve"> idonei a rivelare lo stato di salute e/o la vita sessuale degli interessati).</w:t>
      </w:r>
    </w:p>
    <w:p w:rsidR="00EB26AF" w:rsidP="00EB26AF" w:rsidRDefault="00EB26AF" w14:paraId="5A83E59D" w14:textId="77777777">
      <w:pPr>
        <w:spacing w:before="120" w:after="60"/>
        <w:jc w:val="both"/>
        <w:rPr>
          <w:rFonts w:ascii="Arial" w:hAnsi="Arial"/>
          <w:szCs w:val="20"/>
          <w:lang w:eastAsia="it-IT"/>
        </w:rPr>
      </w:pPr>
      <w:r w:rsidRPr="00EB26AF">
        <w:rPr>
          <w:rFonts w:ascii="Arial" w:hAnsi="Arial"/>
          <w:szCs w:val="20"/>
          <w:lang w:eastAsia="it-IT"/>
        </w:rPr>
        <w:t>Per dati relativi alla salute (Rif. [4]) s’intendono i dati personali attinenti alla salute fisica o mentale di una persona fisica, compresa la prestazione di servizi di assistenza sanitaria, che rivelano informazioni relative al suo stato di salute.</w:t>
      </w:r>
    </w:p>
    <w:p w:rsidR="00BA0DDE" w:rsidP="00EB26AF" w:rsidRDefault="00BA0DDE" w14:paraId="131EA076" w14:textId="0F76C583">
      <w:pPr>
        <w:spacing w:before="120" w:after="60"/>
        <w:jc w:val="both"/>
        <w:rPr>
          <w:rFonts w:ascii="Arial" w:hAnsi="Arial"/>
          <w:szCs w:val="20"/>
          <w:lang w:eastAsia="it-IT"/>
        </w:rPr>
      </w:pPr>
      <w:r w:rsidRPr="00BA0DDE">
        <w:rPr>
          <w:rFonts w:ascii="Arial" w:hAnsi="Arial"/>
          <w:szCs w:val="20"/>
          <w:lang w:eastAsia="it-IT"/>
        </w:rPr>
        <w:t>L’appartenenza di una piattaforma a tale perimetro prevede necessariamente l’inclusione, minima, della stessa anche all’interno del Perimetro 231, Dati Personali e Perimetro Dati Sensibili / Giudiziari.</w:t>
      </w:r>
    </w:p>
    <w:p w:rsidR="00330959" w:rsidP="00EB26AF" w:rsidRDefault="00330959" w14:paraId="15ADE034" w14:textId="77777777">
      <w:pPr>
        <w:spacing w:before="120" w:after="60"/>
        <w:jc w:val="both"/>
        <w:rPr>
          <w:rFonts w:ascii="Arial" w:hAnsi="Arial"/>
          <w:szCs w:val="20"/>
          <w:lang w:eastAsia="it-IT"/>
        </w:rPr>
      </w:pPr>
    </w:p>
    <w:tbl>
      <w:tblPr>
        <w:tblW w:w="0" w:type="auto"/>
        <w:tblCellMar>
          <w:left w:w="70" w:type="dxa"/>
          <w:right w:w="70" w:type="dxa"/>
        </w:tblCellMar>
        <w:tblLook w:val="04A0" w:firstRow="1" w:lastRow="0" w:firstColumn="1" w:lastColumn="0" w:noHBand="0" w:noVBand="1"/>
      </w:tblPr>
      <w:tblGrid>
        <w:gridCol w:w="1195"/>
        <w:gridCol w:w="1526"/>
        <w:gridCol w:w="4760"/>
        <w:gridCol w:w="1441"/>
        <w:gridCol w:w="1529"/>
      </w:tblGrid>
      <w:tr w:rsidRPr="000C0662" w:rsidR="00797EA0" w:rsidTr="00330959" w14:paraId="79D2C11B" w14:textId="30C4AA0D">
        <w:trPr>
          <w:trHeight w:val="825"/>
          <w:tblHeader/>
        </w:trPr>
        <w:tc>
          <w:tcPr>
            <w:tcW w:w="1195" w:type="dxa"/>
            <w:tcBorders>
              <w:top w:val="single" w:color="auto" w:sz="4" w:space="0"/>
              <w:left w:val="single" w:color="auto" w:sz="8" w:space="0"/>
              <w:bottom w:val="single" w:color="auto" w:sz="4" w:space="0"/>
              <w:right w:val="single" w:color="auto" w:sz="4" w:space="0"/>
            </w:tcBorders>
            <w:shd w:val="clear" w:color="000000" w:fill="7B7B7B"/>
            <w:vAlign w:val="center"/>
            <w:hideMark/>
          </w:tcPr>
          <w:p w:rsidR="00E05841" w:rsidP="00797EA0" w:rsidRDefault="00797EA0" w14:paraId="53A61DB1" w14:textId="77777777">
            <w:pPr>
              <w:jc w:val="center"/>
              <w:rPr>
                <w:rFonts w:ascii="Arial" w:hAnsi="Arial" w:cs="Arial"/>
                <w:b/>
                <w:bCs/>
                <w:color w:val="FFFFFF"/>
                <w:sz w:val="20"/>
                <w:szCs w:val="20"/>
              </w:rPr>
            </w:pPr>
            <w:r w:rsidRPr="00870976">
              <w:rPr>
                <w:rFonts w:ascii="Arial" w:hAnsi="Arial" w:cs="Arial"/>
                <w:b/>
                <w:bCs/>
                <w:color w:val="FFFFFF"/>
                <w:sz w:val="20"/>
                <w:szCs w:val="20"/>
              </w:rPr>
              <w:t>ID</w:t>
            </w:r>
          </w:p>
          <w:p w:rsidRPr="00870976" w:rsidR="00797EA0" w:rsidP="00797EA0" w:rsidRDefault="00797EA0" w14:paraId="18FE9BE5" w14:textId="070E88E3">
            <w:pPr>
              <w:jc w:val="center"/>
              <w:rPr>
                <w:rFonts w:ascii="Arial" w:hAnsi="Arial" w:cs="Arial"/>
                <w:b/>
                <w:bCs/>
                <w:color w:val="FFFFFF"/>
                <w:sz w:val="20"/>
                <w:szCs w:val="20"/>
                <w:lang w:eastAsia="it-IT"/>
              </w:rPr>
            </w:pPr>
            <w:r w:rsidRPr="00870976">
              <w:rPr>
                <w:rFonts w:ascii="Arial" w:hAnsi="Arial" w:cs="Arial"/>
                <w:b/>
                <w:bCs/>
                <w:color w:val="FFFFFF"/>
                <w:sz w:val="20"/>
                <w:szCs w:val="20"/>
              </w:rPr>
              <w:t>MISURA</w:t>
            </w:r>
          </w:p>
        </w:tc>
        <w:tc>
          <w:tcPr>
            <w:tcW w:w="1526" w:type="dxa"/>
            <w:tcBorders>
              <w:top w:val="single" w:color="auto" w:sz="4" w:space="0"/>
              <w:left w:val="nil"/>
              <w:bottom w:val="single" w:color="auto" w:sz="4" w:space="0"/>
              <w:right w:val="single" w:color="auto" w:sz="4" w:space="0"/>
            </w:tcBorders>
            <w:shd w:val="clear" w:color="000000" w:fill="7B7B7B"/>
            <w:vAlign w:val="center"/>
            <w:hideMark/>
          </w:tcPr>
          <w:p w:rsidRPr="00870976" w:rsidR="00797EA0" w:rsidP="00797EA0" w:rsidRDefault="00797EA0" w14:paraId="7AAF6F8A" w14:textId="77777777">
            <w:pPr>
              <w:jc w:val="center"/>
              <w:rPr>
                <w:rFonts w:ascii="Arial" w:hAnsi="Arial" w:cs="Arial"/>
                <w:b/>
                <w:bCs/>
                <w:color w:val="FFFFFF"/>
                <w:sz w:val="20"/>
                <w:szCs w:val="20"/>
              </w:rPr>
            </w:pPr>
            <w:r w:rsidRPr="00870976">
              <w:rPr>
                <w:rFonts w:ascii="Arial" w:hAnsi="Arial" w:cs="Arial"/>
                <w:b/>
                <w:bCs/>
                <w:color w:val="FFFFFF"/>
                <w:sz w:val="20"/>
                <w:szCs w:val="20"/>
              </w:rPr>
              <w:t xml:space="preserve">Categoria </w:t>
            </w:r>
            <w:proofErr w:type="spellStart"/>
            <w:r w:rsidRPr="00870976">
              <w:rPr>
                <w:rFonts w:ascii="Arial" w:hAnsi="Arial" w:cs="Arial"/>
                <w:b/>
                <w:bCs/>
                <w:color w:val="FFFFFF"/>
                <w:sz w:val="20"/>
                <w:szCs w:val="20"/>
              </w:rPr>
              <w:t>Mimip</w:t>
            </w:r>
            <w:proofErr w:type="spellEnd"/>
          </w:p>
        </w:tc>
        <w:tc>
          <w:tcPr>
            <w:tcW w:w="4760"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797EA0" w:rsidRDefault="00797EA0" w14:paraId="3756E8AF" w14:textId="77777777">
            <w:pPr>
              <w:jc w:val="center"/>
              <w:rPr>
                <w:rFonts w:ascii="Arial" w:hAnsi="Arial" w:cs="Arial"/>
                <w:b/>
                <w:bCs/>
                <w:sz w:val="20"/>
                <w:szCs w:val="20"/>
              </w:rPr>
            </w:pPr>
            <w:r w:rsidRPr="00870976">
              <w:rPr>
                <w:rFonts w:ascii="Arial" w:hAnsi="Arial" w:cs="Arial"/>
                <w:b/>
                <w:bCs/>
                <w:sz w:val="20"/>
                <w:szCs w:val="20"/>
              </w:rPr>
              <w:t>Testo requisito</w:t>
            </w:r>
          </w:p>
        </w:tc>
        <w:tc>
          <w:tcPr>
            <w:tcW w:w="1441"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330959" w:rsidRDefault="00797EA0" w14:paraId="1C295C9D" w14:textId="614BC5CB">
            <w:pPr>
              <w:jc w:val="center"/>
              <w:rPr>
                <w:rFonts w:ascii="Arial" w:hAnsi="Arial" w:cs="Arial"/>
                <w:b/>
                <w:bCs/>
                <w:sz w:val="20"/>
                <w:szCs w:val="20"/>
              </w:rPr>
            </w:pPr>
            <w:r>
              <w:rPr>
                <w:rFonts w:ascii="Arial" w:hAnsi="Arial" w:cs="Arial"/>
                <w:b/>
                <w:bCs/>
                <w:sz w:val="20"/>
                <w:szCs w:val="20"/>
              </w:rPr>
              <w:t>Responsabile 1</w:t>
            </w:r>
          </w:p>
        </w:tc>
        <w:tc>
          <w:tcPr>
            <w:tcW w:w="1529" w:type="dxa"/>
            <w:tcBorders>
              <w:top w:val="single" w:color="auto" w:sz="4" w:space="0"/>
              <w:left w:val="nil"/>
              <w:bottom w:val="single" w:color="auto" w:sz="4" w:space="0"/>
              <w:right w:val="single" w:color="auto" w:sz="4" w:space="0"/>
            </w:tcBorders>
            <w:shd w:val="clear" w:color="000000" w:fill="92D050"/>
            <w:vAlign w:val="center"/>
          </w:tcPr>
          <w:p w:rsidRPr="00870976" w:rsidR="00797EA0" w:rsidP="00330959" w:rsidRDefault="00797EA0" w14:paraId="03BC7072" w14:textId="3627A8BE">
            <w:pPr>
              <w:jc w:val="center"/>
              <w:rPr>
                <w:rFonts w:ascii="Arial" w:hAnsi="Arial" w:cs="Arial"/>
                <w:b/>
                <w:bCs/>
                <w:sz w:val="20"/>
                <w:szCs w:val="20"/>
              </w:rPr>
            </w:pPr>
            <w:r>
              <w:rPr>
                <w:rFonts w:ascii="Arial" w:hAnsi="Arial" w:cs="Arial"/>
                <w:b/>
                <w:bCs/>
                <w:sz w:val="20"/>
                <w:szCs w:val="20"/>
              </w:rPr>
              <w:t>Responsabile 2</w:t>
            </w:r>
          </w:p>
        </w:tc>
      </w:tr>
      <w:tr w:rsidRPr="000C0662" w:rsidR="00D67919" w:rsidTr="00330959" w14:paraId="30CD6846" w14:textId="6F326FF9">
        <w:trPr>
          <w:trHeight w:val="1680"/>
        </w:trPr>
        <w:tc>
          <w:tcPr>
            <w:tcW w:w="1195" w:type="dxa"/>
            <w:tcBorders>
              <w:top w:val="nil"/>
              <w:left w:val="single" w:color="auto" w:sz="8" w:space="0"/>
              <w:bottom w:val="single" w:color="auto" w:sz="4" w:space="0"/>
              <w:right w:val="single" w:color="auto" w:sz="4" w:space="0"/>
            </w:tcBorders>
            <w:shd w:val="clear" w:color="auto" w:fill="auto"/>
            <w:noWrap/>
            <w:vAlign w:val="center"/>
            <w:hideMark/>
          </w:tcPr>
          <w:p w:rsidRPr="00870976" w:rsidR="00D67919" w:rsidRDefault="00D67919" w14:paraId="2547335A" w14:textId="77777777">
            <w:pPr>
              <w:jc w:val="center"/>
              <w:rPr>
                <w:rFonts w:ascii="Arial" w:hAnsi="Arial" w:cs="Arial"/>
                <w:sz w:val="20"/>
                <w:szCs w:val="20"/>
              </w:rPr>
            </w:pPr>
            <w:r w:rsidRPr="00870976">
              <w:rPr>
                <w:rFonts w:ascii="Arial" w:hAnsi="Arial" w:cs="Arial"/>
                <w:sz w:val="20"/>
                <w:szCs w:val="20"/>
              </w:rPr>
              <w:t>Ris-ICT.001.1</w:t>
            </w:r>
          </w:p>
        </w:tc>
        <w:tc>
          <w:tcPr>
            <w:tcW w:w="1526"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3789D7FE" w14:textId="77777777">
            <w:pPr>
              <w:jc w:val="center"/>
              <w:rPr>
                <w:rFonts w:ascii="Arial" w:hAnsi="Arial" w:cs="Arial"/>
                <w:sz w:val="20"/>
                <w:szCs w:val="20"/>
              </w:rPr>
            </w:pPr>
            <w:r w:rsidRPr="00870976">
              <w:rPr>
                <w:rFonts w:ascii="Arial" w:hAnsi="Arial" w:cs="Arial"/>
                <w:sz w:val="20"/>
                <w:szCs w:val="20"/>
              </w:rPr>
              <w:t>Riservatezza</w:t>
            </w:r>
          </w:p>
        </w:tc>
        <w:tc>
          <w:tcPr>
            <w:tcW w:w="4760" w:type="dxa"/>
            <w:tcBorders>
              <w:top w:val="nil"/>
              <w:left w:val="nil"/>
              <w:bottom w:val="single" w:color="auto" w:sz="4" w:space="0"/>
              <w:right w:val="single" w:color="auto" w:sz="4" w:space="0"/>
            </w:tcBorders>
            <w:shd w:val="clear" w:color="auto" w:fill="auto"/>
            <w:vAlign w:val="center"/>
            <w:hideMark/>
          </w:tcPr>
          <w:p w:rsidRPr="00870976" w:rsidR="00D67919" w:rsidP="00330959" w:rsidRDefault="00D67919" w14:paraId="3E2FEC03" w14:textId="07C54C26">
            <w:pPr>
              <w:spacing w:before="60" w:after="60"/>
              <w:jc w:val="both"/>
              <w:rPr>
                <w:rFonts w:ascii="Arial" w:hAnsi="Arial" w:cs="Arial"/>
                <w:sz w:val="20"/>
                <w:szCs w:val="20"/>
              </w:rPr>
            </w:pPr>
            <w:r w:rsidRPr="00870976">
              <w:rPr>
                <w:rFonts w:ascii="Arial" w:hAnsi="Arial" w:cs="Arial"/>
                <w:sz w:val="20"/>
                <w:szCs w:val="20"/>
              </w:rPr>
              <w:t>Nella piattaforma è prevista</w:t>
            </w:r>
            <w:r w:rsidR="001E4C72">
              <w:rPr>
                <w:rFonts w:ascii="Arial" w:hAnsi="Arial" w:cs="Arial"/>
                <w:sz w:val="20"/>
                <w:szCs w:val="20"/>
              </w:rPr>
              <w:t>,</w:t>
            </w:r>
            <w:r w:rsidRPr="00870976">
              <w:rPr>
                <w:rFonts w:ascii="Arial" w:hAnsi="Arial" w:cs="Arial"/>
                <w:sz w:val="20"/>
                <w:szCs w:val="20"/>
              </w:rPr>
              <w:t xml:space="preserve"> al fine di garantire la riservatezza dei dati sanitari conservati (data-</w:t>
            </w:r>
            <w:proofErr w:type="spellStart"/>
            <w:r w:rsidRPr="00870976">
              <w:rPr>
                <w:rFonts w:ascii="Arial" w:hAnsi="Arial" w:cs="Arial"/>
                <w:sz w:val="20"/>
                <w:szCs w:val="20"/>
              </w:rPr>
              <w:t>at</w:t>
            </w:r>
            <w:proofErr w:type="spellEnd"/>
            <w:r w:rsidRPr="00870976">
              <w:rPr>
                <w:rFonts w:ascii="Arial" w:hAnsi="Arial" w:cs="Arial"/>
                <w:sz w:val="20"/>
                <w:szCs w:val="20"/>
              </w:rPr>
              <w:t>-</w:t>
            </w:r>
            <w:proofErr w:type="spellStart"/>
            <w:r w:rsidRPr="00870976">
              <w:rPr>
                <w:rFonts w:ascii="Arial" w:hAnsi="Arial" w:cs="Arial"/>
                <w:sz w:val="20"/>
                <w:szCs w:val="20"/>
              </w:rPr>
              <w:t>rest</w:t>
            </w:r>
            <w:proofErr w:type="spellEnd"/>
            <w:r w:rsidRPr="00870976">
              <w:rPr>
                <w:rFonts w:ascii="Arial" w:hAnsi="Arial" w:cs="Arial"/>
                <w:sz w:val="20"/>
                <w:szCs w:val="20"/>
              </w:rPr>
              <w:t>), la cifratura degli stessi o l'utilizzo di codici identificativi o di altre soluzioni che li rendono temporaneamente inintelligibili anche a chi è autorizzato ad accedervi e permettono di identificare gli interessati solo in caso di necessità. In caso di trasmissione dei dati sanitari è garantita in ogni caso la cifratura dei dati.</w:t>
            </w:r>
          </w:p>
        </w:tc>
        <w:tc>
          <w:tcPr>
            <w:tcW w:w="1441" w:type="dxa"/>
            <w:tcBorders>
              <w:top w:val="nil"/>
              <w:left w:val="nil"/>
              <w:bottom w:val="single" w:color="auto" w:sz="4" w:space="0"/>
              <w:right w:val="single" w:color="auto" w:sz="4" w:space="0"/>
            </w:tcBorders>
            <w:shd w:val="clear" w:color="auto" w:fill="auto"/>
            <w:vAlign w:val="center"/>
            <w:hideMark/>
          </w:tcPr>
          <w:p w:rsidRPr="00870976" w:rsidR="00D67919" w:rsidP="00330959" w:rsidRDefault="00D67919" w14:paraId="4F7E0688" w14:textId="7C8705F3">
            <w:pPr>
              <w:jc w:val="center"/>
              <w:rPr>
                <w:rFonts w:ascii="Arial" w:hAnsi="Arial" w:cs="Arial"/>
                <w:sz w:val="20"/>
                <w:szCs w:val="20"/>
              </w:rPr>
            </w:pPr>
          </w:p>
        </w:tc>
        <w:tc>
          <w:tcPr>
            <w:tcW w:w="1529" w:type="dxa"/>
            <w:tcBorders>
              <w:top w:val="nil"/>
              <w:left w:val="nil"/>
              <w:bottom w:val="single" w:color="auto" w:sz="4" w:space="0"/>
              <w:right w:val="single" w:color="auto" w:sz="4" w:space="0"/>
            </w:tcBorders>
            <w:vAlign w:val="center"/>
          </w:tcPr>
          <w:p w:rsidRPr="00870976" w:rsidR="00D67919" w:rsidP="00330959" w:rsidRDefault="00D67919" w14:paraId="7CFE83E3" w14:textId="77777777">
            <w:pPr>
              <w:jc w:val="center"/>
              <w:rPr>
                <w:rFonts w:ascii="Arial" w:hAnsi="Arial" w:cs="Arial"/>
                <w:sz w:val="20"/>
                <w:szCs w:val="20"/>
              </w:rPr>
            </w:pPr>
          </w:p>
        </w:tc>
      </w:tr>
    </w:tbl>
    <w:p w:rsidRPr="00BA0DDE" w:rsidR="005B03DB" w:rsidP="00BA0DDE" w:rsidRDefault="005B03DB" w14:paraId="5326093D" w14:textId="77777777">
      <w:pPr>
        <w:spacing w:before="120" w:after="60"/>
        <w:jc w:val="both"/>
        <w:rPr>
          <w:rFonts w:ascii="Arial" w:hAnsi="Arial"/>
          <w:szCs w:val="20"/>
          <w:lang w:eastAsia="it-IT"/>
        </w:rPr>
      </w:pPr>
    </w:p>
    <w:p w:rsidRPr="00BA0DDE" w:rsidR="00BA0DDE" w:rsidP="004D0FA7" w:rsidRDefault="00BA0DDE" w14:paraId="753D51C2" w14:textId="65EA692B">
      <w:pPr>
        <w:pStyle w:val="Corpotesto"/>
        <w:numPr>
          <w:ilvl w:val="1"/>
          <w:numId w:val="9"/>
        </w:numPr>
        <w:outlineLvl w:val="2"/>
        <w:rPr>
          <w:b/>
        </w:rPr>
      </w:pPr>
      <w:bookmarkStart w:name="_Toc3802490" w:id="84"/>
      <w:r w:rsidRPr="00BA0DDE">
        <w:rPr>
          <w:b/>
        </w:rPr>
        <w:t xml:space="preserve">Perimetro </w:t>
      </w:r>
      <w:r w:rsidR="001F4D5F">
        <w:rPr>
          <w:b/>
        </w:rPr>
        <w:t xml:space="preserve">dati </w:t>
      </w:r>
      <w:r w:rsidRPr="00BA0DDE">
        <w:rPr>
          <w:b/>
        </w:rPr>
        <w:t>“Fascicolo Sanitario Elettronico / Dossier Sanitario”</w:t>
      </w:r>
      <w:bookmarkEnd w:id="84"/>
      <w:r w:rsidR="003C63B0">
        <w:rPr>
          <w:b/>
        </w:rPr>
        <w:t xml:space="preserve"> </w:t>
      </w:r>
      <w:r w:rsidRPr="00C27719" w:rsidR="003C63B0">
        <w:rPr>
          <w:b/>
          <w:highlight w:val="yellow"/>
        </w:rPr>
        <w:t xml:space="preserve">(eliminare </w:t>
      </w:r>
      <w:r w:rsidRPr="00C27719" w:rsidR="001E3D12">
        <w:rPr>
          <w:b/>
          <w:highlight w:val="yellow"/>
        </w:rPr>
        <w:t xml:space="preserve">il perimetro </w:t>
      </w:r>
      <w:r w:rsidRPr="00C27719" w:rsidR="003C63B0">
        <w:rPr>
          <w:b/>
          <w:highlight w:val="yellow"/>
        </w:rPr>
        <w:t>se non c’è un trattamento di FSE/DS)</w:t>
      </w:r>
    </w:p>
    <w:p w:rsidR="00EB26AF" w:rsidP="00EB26AF" w:rsidRDefault="00EB26AF" w14:paraId="526EED5D" w14:textId="77777777">
      <w:pPr>
        <w:pStyle w:val="Corpotesto"/>
      </w:pPr>
      <w:r w:rsidRPr="00122A4D">
        <w:t xml:space="preserve">Composto dalle piattaforme che consentono il trattamento di categorie particolari di dati tramite </w:t>
      </w:r>
      <w:r w:rsidRPr="00BA0DDE">
        <w:t xml:space="preserve">FSE / Dossier Sanitario. </w:t>
      </w:r>
      <w:r>
        <w:t xml:space="preserve"> Tali insiemi di dati si differiscono dal semplice dato particolare riferito alla salute in termini di condivisione delle informazioni e di titolarità dei dati, come da definizioni di seguito riportate:</w:t>
      </w:r>
    </w:p>
    <w:p w:rsidRPr="00560EBB" w:rsidR="00EB26AF" w:rsidRDefault="00EB26AF" w14:paraId="0494DD62" w14:textId="0BBC376E">
      <w:pPr>
        <w:pStyle w:val="Corpotesto"/>
        <w:numPr>
          <w:ilvl w:val="0"/>
          <w:numId w:val="3"/>
        </w:numPr>
      </w:pPr>
      <w:r>
        <w:t xml:space="preserve">Fascicolo </w:t>
      </w:r>
      <w:r w:rsidR="00657151">
        <w:t xml:space="preserve">Sanitario Elettronico </w:t>
      </w:r>
      <w:r>
        <w:t>(</w:t>
      </w:r>
      <w:r w:rsidR="00657151">
        <w:t>FSE</w:t>
      </w:r>
      <w:r>
        <w:t xml:space="preserve">) – insieme dei dati e documenti digitali di tipo sanitario e </w:t>
      </w:r>
      <w:proofErr w:type="gramStart"/>
      <w:r>
        <w:t>socio-sanitario</w:t>
      </w:r>
      <w:proofErr w:type="gramEnd"/>
      <w:r>
        <w:t xml:space="preserve"> generati da eventi clinici presenti e trascorsi, riguardanti l'assistito (cfr. Allegato C - Definizioni alle Linee guida in materia di Dossier sanitario del 4 giugno 2015). In particolare</w:t>
      </w:r>
      <w:r w:rsidR="001E4C72">
        <w:t>,</w:t>
      </w:r>
      <w:r>
        <w:t xml:space="preserve"> per </w:t>
      </w:r>
      <w:r w:rsidR="00657151">
        <w:t xml:space="preserve">FSE </w:t>
      </w:r>
      <w:r>
        <w:t>si intende il fascicolo formato con riferimento a dati sanitari originati da diversi titolari del trattamento operanti più frequentemente, ma non esclusivamente, in un medesimo ambito territoriale (es. azienda sanitaria, laboratorio clinico privato operanti nella medesima regione o area geografica);</w:t>
      </w:r>
    </w:p>
    <w:p w:rsidR="00EB26AF" w:rsidRDefault="00EB26AF" w14:paraId="5DFDAED9" w14:textId="713A37F4">
      <w:pPr>
        <w:pStyle w:val="Corpotesto"/>
        <w:numPr>
          <w:ilvl w:val="0"/>
          <w:numId w:val="3"/>
        </w:numPr>
      </w:pPr>
      <w:r>
        <w:t xml:space="preserve">Dossier Sanitario – insieme dei dati personali generati da eventi clinici presenti e trascorsi riguardanti l'interessato, messi in condivisione logica dai professionisti sanitari che lo assistono, al fine di documentarne la storia clinica e di offrirgli un migliore processo di cura. Tale strumento è costituito presso un organismo sanitario in qualità di unico titolare del trattamento (es. ospedale o clinica privata) al cui interno operino più professionisti (cfr. Allegato C - Definizioni alle Linee guida in materia di Dossier sanitario del 4 giugno 2015). In particolare, si parla di dossier sanitario qualora tale strumento sia costituito presso un organismo sanitario in qualità di unico titolare del trattamento (es. ospedale o clinica privata) al cui interno operino più professionisti. I dossier sanitari possono anche costituire, ad </w:t>
      </w:r>
      <w:r>
        <w:t xml:space="preserve">esempio, l'insieme di informazioni sanitarie detenute dai singoli titolari coinvolti in una iniziativa di </w:t>
      </w:r>
      <w:r w:rsidR="00657151">
        <w:t xml:space="preserve">FSE </w:t>
      </w:r>
      <w:r>
        <w:t>regionale.</w:t>
      </w:r>
    </w:p>
    <w:p w:rsidR="00BA0DDE" w:rsidP="00BA0DDE" w:rsidRDefault="00BA0DDE" w14:paraId="7694A468" w14:textId="3BE752E0">
      <w:pPr>
        <w:spacing w:before="120" w:after="60"/>
        <w:jc w:val="both"/>
        <w:rPr>
          <w:rFonts w:ascii="Arial" w:hAnsi="Arial"/>
          <w:szCs w:val="20"/>
          <w:lang w:eastAsia="it-IT"/>
        </w:rPr>
      </w:pPr>
      <w:r w:rsidRPr="00BA0DDE">
        <w:rPr>
          <w:rFonts w:ascii="Arial" w:hAnsi="Arial"/>
          <w:szCs w:val="20"/>
          <w:lang w:eastAsia="it-IT"/>
        </w:rPr>
        <w:t xml:space="preserve">L’appartenenza di una piattaforma a tale perimetro prevede necessariamente l’inclusione della stessa anche all’interno del Perimetro 231, Dati Personali, Perimetro Dati </w:t>
      </w:r>
      <w:r w:rsidR="00F6596B">
        <w:rPr>
          <w:rFonts w:ascii="Arial" w:hAnsi="Arial"/>
          <w:szCs w:val="20"/>
          <w:lang w:eastAsia="it-IT"/>
        </w:rPr>
        <w:t xml:space="preserve">particolari </w:t>
      </w:r>
      <w:r w:rsidRPr="00BA0DDE">
        <w:rPr>
          <w:rFonts w:ascii="Arial" w:hAnsi="Arial"/>
          <w:szCs w:val="20"/>
          <w:lang w:eastAsia="it-IT"/>
        </w:rPr>
        <w:t>Sensibili / Giud</w:t>
      </w:r>
      <w:r w:rsidR="00F6596B">
        <w:rPr>
          <w:rFonts w:ascii="Arial" w:hAnsi="Arial"/>
          <w:szCs w:val="20"/>
          <w:lang w:eastAsia="it-IT"/>
        </w:rPr>
        <w:t>iziari e Perimetro particolari relativi alla salute</w:t>
      </w:r>
      <w:r w:rsidRPr="00BA0DDE">
        <w:rPr>
          <w:rFonts w:ascii="Arial" w:hAnsi="Arial"/>
          <w:szCs w:val="20"/>
          <w:lang w:eastAsia="it-IT"/>
        </w:rPr>
        <w:t>.</w:t>
      </w:r>
    </w:p>
    <w:p w:rsidR="00657151" w:rsidP="00BA0DDE" w:rsidRDefault="00657151" w14:paraId="4FE7FF83" w14:textId="77777777">
      <w:pPr>
        <w:spacing w:before="120" w:after="60"/>
        <w:jc w:val="both"/>
        <w:rPr>
          <w:rFonts w:ascii="Arial" w:hAnsi="Arial"/>
          <w:szCs w:val="20"/>
          <w:lang w:eastAsia="it-IT"/>
        </w:rPr>
      </w:pPr>
    </w:p>
    <w:tbl>
      <w:tblPr>
        <w:tblW w:w="0" w:type="auto"/>
        <w:tblCellMar>
          <w:left w:w="70" w:type="dxa"/>
          <w:right w:w="70" w:type="dxa"/>
        </w:tblCellMar>
        <w:tblLook w:val="04A0" w:firstRow="1" w:lastRow="0" w:firstColumn="1" w:lastColumn="0" w:noHBand="0" w:noVBand="1"/>
      </w:tblPr>
      <w:tblGrid>
        <w:gridCol w:w="1266"/>
        <w:gridCol w:w="1545"/>
        <w:gridCol w:w="4665"/>
        <w:gridCol w:w="1445"/>
        <w:gridCol w:w="1530"/>
      </w:tblGrid>
      <w:tr w:rsidRPr="000C0662" w:rsidR="00797EA0" w:rsidTr="00657151" w14:paraId="71B2A191" w14:textId="4A4D2035">
        <w:trPr>
          <w:trHeight w:val="825"/>
          <w:tblHeader/>
        </w:trPr>
        <w:tc>
          <w:tcPr>
            <w:tcW w:w="1266" w:type="dxa"/>
            <w:tcBorders>
              <w:top w:val="single" w:color="auto" w:sz="4" w:space="0"/>
              <w:left w:val="single" w:color="auto" w:sz="8" w:space="0"/>
              <w:bottom w:val="single" w:color="auto" w:sz="4" w:space="0"/>
              <w:right w:val="single" w:color="auto" w:sz="4" w:space="0"/>
            </w:tcBorders>
            <w:shd w:val="clear" w:color="000000" w:fill="7B7B7B"/>
            <w:vAlign w:val="center"/>
            <w:hideMark/>
          </w:tcPr>
          <w:p w:rsidR="00E05841" w:rsidP="00797EA0" w:rsidRDefault="00797EA0" w14:paraId="46672560" w14:textId="77777777">
            <w:pPr>
              <w:jc w:val="center"/>
              <w:rPr>
                <w:rFonts w:ascii="Arial" w:hAnsi="Arial" w:cs="Arial"/>
                <w:b/>
                <w:bCs/>
                <w:color w:val="FFFFFF"/>
                <w:sz w:val="20"/>
                <w:szCs w:val="20"/>
              </w:rPr>
            </w:pPr>
            <w:r w:rsidRPr="00870976">
              <w:rPr>
                <w:rFonts w:ascii="Arial" w:hAnsi="Arial" w:cs="Arial"/>
                <w:b/>
                <w:bCs/>
                <w:color w:val="FFFFFF"/>
                <w:sz w:val="20"/>
                <w:szCs w:val="20"/>
              </w:rPr>
              <w:t>ID</w:t>
            </w:r>
          </w:p>
          <w:p w:rsidRPr="00870976" w:rsidR="00797EA0" w:rsidP="00797EA0" w:rsidRDefault="00797EA0" w14:paraId="3F74226B" w14:textId="26CDF61B">
            <w:pPr>
              <w:jc w:val="center"/>
              <w:rPr>
                <w:rFonts w:ascii="Arial" w:hAnsi="Arial" w:cs="Arial"/>
                <w:b/>
                <w:bCs/>
                <w:color w:val="FFFFFF"/>
                <w:sz w:val="20"/>
                <w:szCs w:val="20"/>
                <w:lang w:eastAsia="it-IT"/>
              </w:rPr>
            </w:pPr>
            <w:r w:rsidRPr="00870976">
              <w:rPr>
                <w:rFonts w:ascii="Arial" w:hAnsi="Arial" w:cs="Arial"/>
                <w:b/>
                <w:bCs/>
                <w:color w:val="FFFFFF"/>
                <w:sz w:val="20"/>
                <w:szCs w:val="20"/>
              </w:rPr>
              <w:t>MISURA</w:t>
            </w:r>
          </w:p>
        </w:tc>
        <w:tc>
          <w:tcPr>
            <w:tcW w:w="1545" w:type="dxa"/>
            <w:tcBorders>
              <w:top w:val="single" w:color="auto" w:sz="4" w:space="0"/>
              <w:left w:val="nil"/>
              <w:bottom w:val="single" w:color="auto" w:sz="4" w:space="0"/>
              <w:right w:val="single" w:color="auto" w:sz="4" w:space="0"/>
            </w:tcBorders>
            <w:shd w:val="clear" w:color="000000" w:fill="7B7B7B"/>
            <w:vAlign w:val="center"/>
            <w:hideMark/>
          </w:tcPr>
          <w:p w:rsidRPr="00870976" w:rsidR="00797EA0" w:rsidP="00797EA0" w:rsidRDefault="00797EA0" w14:paraId="6559276E" w14:textId="77777777">
            <w:pPr>
              <w:jc w:val="center"/>
              <w:rPr>
                <w:rFonts w:ascii="Arial" w:hAnsi="Arial" w:cs="Arial"/>
                <w:b/>
                <w:bCs/>
                <w:color w:val="FFFFFF"/>
                <w:sz w:val="20"/>
                <w:szCs w:val="20"/>
              </w:rPr>
            </w:pPr>
            <w:r w:rsidRPr="00870976">
              <w:rPr>
                <w:rFonts w:ascii="Arial" w:hAnsi="Arial" w:cs="Arial"/>
                <w:b/>
                <w:bCs/>
                <w:color w:val="FFFFFF"/>
                <w:sz w:val="20"/>
                <w:szCs w:val="20"/>
              </w:rPr>
              <w:t xml:space="preserve">Categoria </w:t>
            </w:r>
            <w:proofErr w:type="spellStart"/>
            <w:r w:rsidRPr="00870976">
              <w:rPr>
                <w:rFonts w:ascii="Arial" w:hAnsi="Arial" w:cs="Arial"/>
                <w:b/>
                <w:bCs/>
                <w:color w:val="FFFFFF"/>
                <w:sz w:val="20"/>
                <w:szCs w:val="20"/>
              </w:rPr>
              <w:t>Mimip</w:t>
            </w:r>
            <w:proofErr w:type="spellEnd"/>
          </w:p>
        </w:tc>
        <w:tc>
          <w:tcPr>
            <w:tcW w:w="4665"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657151" w:rsidRDefault="00797EA0" w14:paraId="284A8885" w14:textId="77777777">
            <w:pPr>
              <w:spacing w:before="60" w:after="60"/>
              <w:jc w:val="center"/>
              <w:rPr>
                <w:rFonts w:ascii="Arial" w:hAnsi="Arial" w:cs="Arial"/>
                <w:b/>
                <w:bCs/>
                <w:sz w:val="20"/>
                <w:szCs w:val="20"/>
              </w:rPr>
            </w:pPr>
            <w:r w:rsidRPr="00870976">
              <w:rPr>
                <w:rFonts w:ascii="Arial" w:hAnsi="Arial" w:cs="Arial"/>
                <w:b/>
                <w:bCs/>
                <w:sz w:val="20"/>
                <w:szCs w:val="20"/>
              </w:rPr>
              <w:t>Testo requisito</w:t>
            </w:r>
          </w:p>
        </w:tc>
        <w:tc>
          <w:tcPr>
            <w:tcW w:w="1445"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657151" w:rsidRDefault="00797EA0" w14:paraId="4E641CD3" w14:textId="15817FDE">
            <w:pPr>
              <w:jc w:val="center"/>
              <w:rPr>
                <w:rFonts w:ascii="Arial" w:hAnsi="Arial" w:cs="Arial"/>
                <w:b/>
                <w:bCs/>
                <w:sz w:val="20"/>
                <w:szCs w:val="20"/>
              </w:rPr>
            </w:pPr>
            <w:r>
              <w:rPr>
                <w:rFonts w:ascii="Arial" w:hAnsi="Arial" w:cs="Arial"/>
                <w:b/>
                <w:bCs/>
                <w:sz w:val="20"/>
                <w:szCs w:val="20"/>
              </w:rPr>
              <w:t>Responsabile 1</w:t>
            </w:r>
          </w:p>
        </w:tc>
        <w:tc>
          <w:tcPr>
            <w:tcW w:w="1530" w:type="dxa"/>
            <w:tcBorders>
              <w:top w:val="single" w:color="auto" w:sz="4" w:space="0"/>
              <w:left w:val="nil"/>
              <w:bottom w:val="single" w:color="auto" w:sz="4" w:space="0"/>
              <w:right w:val="single" w:color="auto" w:sz="4" w:space="0"/>
            </w:tcBorders>
            <w:shd w:val="clear" w:color="000000" w:fill="92D050"/>
            <w:vAlign w:val="center"/>
          </w:tcPr>
          <w:p w:rsidRPr="00870976" w:rsidR="00797EA0" w:rsidP="00657151" w:rsidRDefault="00797EA0" w14:paraId="0BD97968" w14:textId="0E06F527">
            <w:pPr>
              <w:jc w:val="center"/>
              <w:rPr>
                <w:rFonts w:ascii="Arial" w:hAnsi="Arial" w:cs="Arial"/>
                <w:b/>
                <w:bCs/>
                <w:sz w:val="20"/>
                <w:szCs w:val="20"/>
              </w:rPr>
            </w:pPr>
            <w:r>
              <w:rPr>
                <w:rFonts w:ascii="Arial" w:hAnsi="Arial" w:cs="Arial"/>
                <w:b/>
                <w:bCs/>
                <w:sz w:val="20"/>
                <w:szCs w:val="20"/>
              </w:rPr>
              <w:t>Responsabile 2</w:t>
            </w:r>
          </w:p>
        </w:tc>
      </w:tr>
      <w:tr w:rsidRPr="000C0662" w:rsidR="00D67919" w:rsidTr="00657151" w14:paraId="062D4E66" w14:textId="311350B1">
        <w:trPr>
          <w:trHeight w:val="1378"/>
        </w:trPr>
        <w:tc>
          <w:tcPr>
            <w:tcW w:w="1266" w:type="dxa"/>
            <w:tcBorders>
              <w:top w:val="nil"/>
              <w:left w:val="single" w:color="auto" w:sz="8" w:space="0"/>
              <w:bottom w:val="single" w:color="auto" w:sz="4" w:space="0"/>
              <w:right w:val="single" w:color="auto" w:sz="4" w:space="0"/>
            </w:tcBorders>
            <w:shd w:val="clear" w:color="auto" w:fill="auto"/>
            <w:noWrap/>
            <w:vAlign w:val="center"/>
            <w:hideMark/>
          </w:tcPr>
          <w:p w:rsidRPr="00870976" w:rsidR="00D67919" w:rsidRDefault="00D67919" w14:paraId="6CED2C7D" w14:textId="77777777">
            <w:pPr>
              <w:jc w:val="center"/>
              <w:rPr>
                <w:rFonts w:ascii="Arial" w:hAnsi="Arial" w:cs="Arial"/>
                <w:sz w:val="20"/>
                <w:szCs w:val="20"/>
              </w:rPr>
            </w:pPr>
            <w:r w:rsidRPr="00870976">
              <w:rPr>
                <w:rFonts w:ascii="Arial" w:hAnsi="Arial" w:cs="Arial"/>
                <w:sz w:val="20"/>
                <w:szCs w:val="20"/>
              </w:rPr>
              <w:t>Ris-ICT.014.1</w:t>
            </w:r>
          </w:p>
        </w:tc>
        <w:tc>
          <w:tcPr>
            <w:tcW w:w="154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61D09824" w14:textId="77777777">
            <w:pPr>
              <w:jc w:val="center"/>
              <w:rPr>
                <w:rFonts w:ascii="Arial" w:hAnsi="Arial" w:cs="Arial"/>
                <w:sz w:val="20"/>
                <w:szCs w:val="20"/>
              </w:rPr>
            </w:pPr>
            <w:r w:rsidRPr="00870976">
              <w:rPr>
                <w:rFonts w:ascii="Arial" w:hAnsi="Arial" w:cs="Arial"/>
                <w:sz w:val="20"/>
                <w:szCs w:val="20"/>
              </w:rPr>
              <w:t>Riservatezza</w:t>
            </w:r>
          </w:p>
        </w:tc>
        <w:tc>
          <w:tcPr>
            <w:tcW w:w="4665" w:type="dxa"/>
            <w:tcBorders>
              <w:top w:val="nil"/>
              <w:left w:val="nil"/>
              <w:bottom w:val="single" w:color="auto" w:sz="4" w:space="0"/>
              <w:right w:val="single" w:color="auto" w:sz="4" w:space="0"/>
            </w:tcBorders>
            <w:shd w:val="clear" w:color="auto" w:fill="auto"/>
            <w:vAlign w:val="center"/>
            <w:hideMark/>
          </w:tcPr>
          <w:p w:rsidR="00E05841" w:rsidP="00657151" w:rsidRDefault="00D67919" w14:paraId="09951C63" w14:textId="77777777">
            <w:pPr>
              <w:spacing w:before="60" w:after="60"/>
              <w:jc w:val="both"/>
              <w:rPr>
                <w:rFonts w:ascii="Arial" w:hAnsi="Arial" w:cs="Arial"/>
                <w:sz w:val="20"/>
                <w:szCs w:val="20"/>
              </w:rPr>
            </w:pPr>
            <w:r w:rsidRPr="00870976">
              <w:rPr>
                <w:rFonts w:ascii="Arial" w:hAnsi="Arial" w:cs="Arial"/>
                <w:sz w:val="20"/>
                <w:szCs w:val="20"/>
              </w:rPr>
              <w:t xml:space="preserve">L'applicativo è costruito in maniera tale da permettere l'oscuramento (revocabile nel tempo) di taluni dati o documenti sanitari a seguito di richieste dell'interessato. Le informazioni oscurate sono in ogni caso rese disponibili al professionista sanitario o alla struttura interna titolare che li ha raccolti o elaborati. </w:t>
            </w:r>
          </w:p>
          <w:p w:rsidRPr="00870976" w:rsidR="00D67919" w:rsidP="00657151" w:rsidRDefault="00D67919" w14:paraId="1A698A1A" w14:textId="7E11BD39">
            <w:pPr>
              <w:spacing w:before="60" w:after="60"/>
              <w:jc w:val="both"/>
              <w:rPr>
                <w:rFonts w:ascii="Arial" w:hAnsi="Arial" w:cs="Arial"/>
                <w:sz w:val="20"/>
                <w:szCs w:val="20"/>
              </w:rPr>
            </w:pPr>
            <w:r w:rsidRPr="00870976">
              <w:rPr>
                <w:rFonts w:ascii="Arial" w:hAnsi="Arial" w:cs="Arial"/>
                <w:sz w:val="20"/>
                <w:szCs w:val="20"/>
              </w:rPr>
              <w:t>L’oscuramento dell’evento clinico avviene con modalità tali da garantire che i soggetti abilitati all’accesso non possano venire automaticamente a conoscenza del fatto che l’interessato ha effettuato tale scelta.</w:t>
            </w:r>
          </w:p>
        </w:tc>
        <w:tc>
          <w:tcPr>
            <w:tcW w:w="1445" w:type="dxa"/>
            <w:tcBorders>
              <w:top w:val="nil"/>
              <w:left w:val="nil"/>
              <w:bottom w:val="single" w:color="auto" w:sz="4" w:space="0"/>
              <w:right w:val="single" w:color="auto" w:sz="4" w:space="0"/>
            </w:tcBorders>
            <w:shd w:val="clear" w:color="auto" w:fill="auto"/>
            <w:vAlign w:val="center"/>
            <w:hideMark/>
          </w:tcPr>
          <w:p w:rsidRPr="00870976" w:rsidR="00D67919" w:rsidP="00657151" w:rsidRDefault="00D67919" w14:paraId="5DE3C5EF" w14:textId="484C0FBF">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D67919" w:rsidP="00657151" w:rsidRDefault="00D67919" w14:paraId="4D0B5BD5" w14:textId="77777777">
            <w:pPr>
              <w:jc w:val="center"/>
              <w:rPr>
                <w:rFonts w:ascii="Arial" w:hAnsi="Arial" w:cs="Arial"/>
                <w:sz w:val="20"/>
                <w:szCs w:val="20"/>
              </w:rPr>
            </w:pPr>
          </w:p>
        </w:tc>
      </w:tr>
      <w:tr w:rsidRPr="000C0662" w:rsidR="00D67919" w:rsidTr="00657151" w14:paraId="38766000" w14:textId="47CEE9CC">
        <w:trPr>
          <w:trHeight w:val="1274"/>
        </w:trPr>
        <w:tc>
          <w:tcPr>
            <w:tcW w:w="1266" w:type="dxa"/>
            <w:tcBorders>
              <w:top w:val="nil"/>
              <w:left w:val="single" w:color="auto" w:sz="8" w:space="0"/>
              <w:bottom w:val="single" w:color="auto" w:sz="4" w:space="0"/>
              <w:right w:val="single" w:color="auto" w:sz="4" w:space="0"/>
            </w:tcBorders>
            <w:shd w:val="clear" w:color="auto" w:fill="auto"/>
            <w:noWrap/>
            <w:vAlign w:val="center"/>
            <w:hideMark/>
          </w:tcPr>
          <w:p w:rsidRPr="00870976" w:rsidR="00D67919" w:rsidRDefault="00D67919" w14:paraId="13255A1A" w14:textId="77777777">
            <w:pPr>
              <w:jc w:val="center"/>
              <w:rPr>
                <w:rFonts w:ascii="Arial" w:hAnsi="Arial" w:cs="Arial"/>
                <w:sz w:val="20"/>
                <w:szCs w:val="20"/>
              </w:rPr>
            </w:pPr>
            <w:r w:rsidRPr="00870976">
              <w:rPr>
                <w:rFonts w:ascii="Arial" w:hAnsi="Arial" w:cs="Arial"/>
                <w:sz w:val="20"/>
                <w:szCs w:val="20"/>
              </w:rPr>
              <w:t>Ris-ICT.015.1</w:t>
            </w:r>
          </w:p>
        </w:tc>
        <w:tc>
          <w:tcPr>
            <w:tcW w:w="154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1AFE5005" w14:textId="77777777">
            <w:pPr>
              <w:jc w:val="center"/>
              <w:rPr>
                <w:rFonts w:ascii="Arial" w:hAnsi="Arial" w:cs="Arial"/>
                <w:sz w:val="20"/>
                <w:szCs w:val="20"/>
              </w:rPr>
            </w:pPr>
            <w:r w:rsidRPr="00870976">
              <w:rPr>
                <w:rFonts w:ascii="Arial" w:hAnsi="Arial" w:cs="Arial"/>
                <w:sz w:val="20"/>
                <w:szCs w:val="20"/>
              </w:rPr>
              <w:t>Riservatezza</w:t>
            </w:r>
          </w:p>
        </w:tc>
        <w:tc>
          <w:tcPr>
            <w:tcW w:w="4665" w:type="dxa"/>
            <w:tcBorders>
              <w:top w:val="nil"/>
              <w:left w:val="nil"/>
              <w:bottom w:val="single" w:color="auto" w:sz="4" w:space="0"/>
              <w:right w:val="single" w:color="auto" w:sz="4" w:space="0"/>
            </w:tcBorders>
            <w:shd w:val="clear" w:color="auto" w:fill="auto"/>
            <w:vAlign w:val="center"/>
            <w:hideMark/>
          </w:tcPr>
          <w:p w:rsidR="00E05841" w:rsidP="00657151" w:rsidRDefault="00D67919" w14:paraId="08C95205" w14:textId="3E563E33">
            <w:pPr>
              <w:spacing w:before="60" w:after="60"/>
              <w:jc w:val="both"/>
              <w:rPr>
                <w:rFonts w:ascii="Arial" w:hAnsi="Arial" w:cs="Arial"/>
                <w:sz w:val="20"/>
                <w:szCs w:val="20"/>
              </w:rPr>
            </w:pPr>
            <w:r w:rsidRPr="00870976">
              <w:rPr>
                <w:rFonts w:ascii="Arial" w:hAnsi="Arial" w:cs="Arial"/>
                <w:sz w:val="20"/>
                <w:szCs w:val="20"/>
              </w:rPr>
              <w:t>L'applicativo deve essere costruito in maniera tale da permettere la gestione del consenso al trattamento da parte dell'interessato.</w:t>
            </w:r>
          </w:p>
          <w:p w:rsidR="00E05841" w:rsidP="00657151" w:rsidRDefault="00D67919" w14:paraId="26AA9543" w14:textId="77777777">
            <w:pPr>
              <w:spacing w:before="60" w:after="60"/>
              <w:jc w:val="both"/>
              <w:rPr>
                <w:rFonts w:ascii="Arial" w:hAnsi="Arial" w:cs="Arial"/>
                <w:sz w:val="20"/>
                <w:szCs w:val="20"/>
              </w:rPr>
            </w:pPr>
            <w:r w:rsidRPr="00870976">
              <w:rPr>
                <w:rFonts w:ascii="Arial" w:hAnsi="Arial" w:cs="Arial"/>
                <w:sz w:val="20"/>
                <w:szCs w:val="20"/>
              </w:rPr>
              <w:t>L'applicativo consente di raccogliere le informazioni e renderle disponibili e visualizzabili esclusivamente a un sottoinsieme di utenze definito dal Cliente business.</w:t>
            </w:r>
          </w:p>
          <w:p w:rsidRPr="00870976" w:rsidR="00D67919" w:rsidP="00657151" w:rsidRDefault="00D67919" w14:paraId="2950889D" w14:textId="7795E989">
            <w:pPr>
              <w:spacing w:before="60" w:after="60"/>
              <w:jc w:val="both"/>
              <w:rPr>
                <w:rFonts w:ascii="Arial" w:hAnsi="Arial" w:cs="Arial"/>
                <w:sz w:val="20"/>
                <w:szCs w:val="20"/>
              </w:rPr>
            </w:pPr>
            <w:r w:rsidRPr="00870976">
              <w:rPr>
                <w:rFonts w:ascii="Arial" w:hAnsi="Arial" w:cs="Arial"/>
                <w:sz w:val="20"/>
                <w:szCs w:val="20"/>
              </w:rPr>
              <w:t>In caso di revoca dello stesso il Dossier/</w:t>
            </w:r>
            <w:r w:rsidRPr="00870976" w:rsidR="006C5CCD">
              <w:rPr>
                <w:rFonts w:ascii="Arial" w:hAnsi="Arial" w:cs="Arial"/>
                <w:sz w:val="20"/>
                <w:szCs w:val="20"/>
              </w:rPr>
              <w:t xml:space="preserve">FSE </w:t>
            </w:r>
            <w:r w:rsidRPr="00870976">
              <w:rPr>
                <w:rFonts w:ascii="Arial" w:hAnsi="Arial" w:cs="Arial"/>
                <w:sz w:val="20"/>
                <w:szCs w:val="20"/>
              </w:rPr>
              <w:t>non è ulteriormente implementato. Le informazioni sanitarie già presenti restano disponibili e visualizzabili esclusivamente alla funzione interna del Cliente che le ha raccolte (non sono più condivise con i professionisti di altri reparti).</w:t>
            </w:r>
          </w:p>
        </w:tc>
        <w:tc>
          <w:tcPr>
            <w:tcW w:w="1445" w:type="dxa"/>
            <w:tcBorders>
              <w:top w:val="nil"/>
              <w:left w:val="nil"/>
              <w:bottom w:val="single" w:color="auto" w:sz="4" w:space="0"/>
              <w:right w:val="single" w:color="auto" w:sz="4" w:space="0"/>
            </w:tcBorders>
            <w:shd w:val="clear" w:color="auto" w:fill="auto"/>
            <w:vAlign w:val="center"/>
            <w:hideMark/>
          </w:tcPr>
          <w:p w:rsidRPr="00870976" w:rsidR="00D67919" w:rsidP="00657151" w:rsidRDefault="00D67919" w14:paraId="1195BCBD" w14:textId="2904DC7E">
            <w:pPr>
              <w:jc w:val="center"/>
              <w:rPr>
                <w:rFonts w:ascii="Arial" w:hAnsi="Arial" w:cs="Arial"/>
                <w:sz w:val="20"/>
                <w:szCs w:val="20"/>
              </w:rPr>
            </w:pPr>
          </w:p>
        </w:tc>
        <w:tc>
          <w:tcPr>
            <w:tcW w:w="1530" w:type="dxa"/>
            <w:tcBorders>
              <w:top w:val="nil"/>
              <w:left w:val="nil"/>
              <w:bottom w:val="single" w:color="auto" w:sz="4" w:space="0"/>
              <w:right w:val="single" w:color="auto" w:sz="4" w:space="0"/>
            </w:tcBorders>
            <w:vAlign w:val="center"/>
          </w:tcPr>
          <w:p w:rsidRPr="00870976" w:rsidR="00D67919" w:rsidP="00657151" w:rsidRDefault="00D67919" w14:paraId="67EC14C5" w14:textId="77777777">
            <w:pPr>
              <w:jc w:val="center"/>
              <w:rPr>
                <w:rFonts w:ascii="Arial" w:hAnsi="Arial" w:cs="Arial"/>
                <w:sz w:val="20"/>
                <w:szCs w:val="20"/>
              </w:rPr>
            </w:pPr>
          </w:p>
        </w:tc>
      </w:tr>
    </w:tbl>
    <w:p w:rsidR="00A962BF" w:rsidP="00B361B0" w:rsidRDefault="00A962BF" w14:paraId="68D11BFD" w14:textId="77777777">
      <w:pPr>
        <w:spacing w:before="120" w:after="60"/>
        <w:jc w:val="both"/>
        <w:rPr>
          <w:rFonts w:ascii="Arial" w:hAnsi="Arial"/>
          <w:szCs w:val="20"/>
          <w:lang w:eastAsia="it-IT"/>
        </w:rPr>
      </w:pPr>
    </w:p>
    <w:p w:rsidRPr="00BA0DDE" w:rsidR="00B361B0" w:rsidP="00B361B0" w:rsidRDefault="00B361B0" w14:paraId="56A75D95" w14:textId="73C1B1DB">
      <w:pPr>
        <w:spacing w:before="120" w:after="60"/>
        <w:jc w:val="both"/>
        <w:rPr>
          <w:rFonts w:ascii="Arial" w:hAnsi="Arial"/>
          <w:szCs w:val="20"/>
          <w:lang w:eastAsia="it-IT"/>
        </w:rPr>
      </w:pPr>
      <w:r>
        <w:rPr>
          <w:rFonts w:ascii="Arial" w:hAnsi="Arial"/>
          <w:szCs w:val="20"/>
          <w:lang w:eastAsia="it-IT"/>
        </w:rPr>
        <w:t>Di seguito i requisiti aggiuntivi da valutare col cliente per adeguarsi alla normativa:</w:t>
      </w:r>
    </w:p>
    <w:p w:rsidR="005B03DB" w:rsidP="00BA0DDE" w:rsidRDefault="005B03DB" w14:paraId="304DA276" w14:textId="59BB72D6">
      <w:pPr>
        <w:spacing w:before="120" w:after="60"/>
        <w:jc w:val="both"/>
        <w:rPr>
          <w:rFonts w:ascii="Arial" w:hAnsi="Arial"/>
          <w:szCs w:val="20"/>
          <w:lang w:eastAsia="it-IT"/>
        </w:rPr>
      </w:pPr>
    </w:p>
    <w:tbl>
      <w:tblPr>
        <w:tblW w:w="0" w:type="auto"/>
        <w:tblCellMar>
          <w:left w:w="70" w:type="dxa"/>
          <w:right w:w="70" w:type="dxa"/>
        </w:tblCellMar>
        <w:tblLook w:val="04A0" w:firstRow="1" w:lastRow="0" w:firstColumn="1" w:lastColumn="0" w:noHBand="0" w:noVBand="1"/>
      </w:tblPr>
      <w:tblGrid>
        <w:gridCol w:w="1154"/>
        <w:gridCol w:w="1341"/>
        <w:gridCol w:w="5036"/>
        <w:gridCol w:w="1460"/>
        <w:gridCol w:w="1460"/>
      </w:tblGrid>
      <w:tr w:rsidRPr="00A962BF" w:rsidR="00797EA0" w:rsidTr="001B70F7" w14:paraId="7917E89B" w14:textId="77777777">
        <w:trPr>
          <w:trHeight w:val="695"/>
          <w:tblHeader/>
        </w:trPr>
        <w:tc>
          <w:tcPr>
            <w:tcW w:w="0" w:type="auto"/>
            <w:tcBorders>
              <w:top w:val="single" w:color="auto" w:sz="4" w:space="0"/>
              <w:left w:val="single" w:color="auto" w:sz="8" w:space="0"/>
              <w:bottom w:val="single" w:color="auto" w:sz="4" w:space="0"/>
              <w:right w:val="single" w:color="auto" w:sz="4" w:space="0"/>
            </w:tcBorders>
            <w:shd w:val="clear" w:color="000000" w:fill="7B7B7B"/>
            <w:vAlign w:val="center"/>
            <w:hideMark/>
          </w:tcPr>
          <w:p w:rsidR="00E05841" w:rsidP="00797EA0" w:rsidRDefault="00797EA0" w14:paraId="4A91FC68" w14:textId="77777777">
            <w:pPr>
              <w:jc w:val="center"/>
              <w:rPr>
                <w:rFonts w:ascii="Arial" w:hAnsi="Arial" w:cs="Arial"/>
                <w:b/>
                <w:bCs/>
                <w:color w:val="FFFFFF"/>
                <w:sz w:val="20"/>
                <w:szCs w:val="20"/>
              </w:rPr>
            </w:pPr>
            <w:r w:rsidRPr="00A962BF">
              <w:rPr>
                <w:rFonts w:ascii="Arial" w:hAnsi="Arial" w:cs="Arial"/>
                <w:b/>
                <w:bCs/>
                <w:color w:val="FFFFFF"/>
                <w:sz w:val="20"/>
                <w:szCs w:val="20"/>
              </w:rPr>
              <w:t>ID</w:t>
            </w:r>
          </w:p>
          <w:p w:rsidRPr="00A962BF" w:rsidR="00797EA0" w:rsidP="00797EA0" w:rsidRDefault="00797EA0" w14:paraId="50DBCFD8" w14:textId="792CE675">
            <w:pPr>
              <w:jc w:val="center"/>
              <w:rPr>
                <w:rFonts w:ascii="Arial" w:hAnsi="Arial" w:cs="Arial"/>
                <w:b/>
                <w:bCs/>
                <w:color w:val="FFFFFF"/>
                <w:sz w:val="20"/>
                <w:szCs w:val="20"/>
                <w:lang w:eastAsia="it-IT"/>
              </w:rPr>
            </w:pPr>
            <w:proofErr w:type="gramStart"/>
            <w:r w:rsidRPr="00A962BF">
              <w:rPr>
                <w:rFonts w:ascii="Arial" w:hAnsi="Arial" w:cs="Arial"/>
                <w:b/>
                <w:bCs/>
                <w:color w:val="FFFFFF"/>
                <w:sz w:val="20"/>
                <w:szCs w:val="20"/>
              </w:rPr>
              <w:t>MISURA  Circolare</w:t>
            </w:r>
            <w:proofErr w:type="gramEnd"/>
            <w:r w:rsidRPr="00A962BF">
              <w:rPr>
                <w:rFonts w:ascii="Arial" w:hAnsi="Arial" w:cs="Arial"/>
                <w:b/>
                <w:bCs/>
                <w:color w:val="FFFFFF"/>
                <w:sz w:val="20"/>
                <w:szCs w:val="20"/>
              </w:rPr>
              <w:t xml:space="preserve"> 263</w:t>
            </w:r>
          </w:p>
        </w:tc>
        <w:tc>
          <w:tcPr>
            <w:tcW w:w="0" w:type="auto"/>
            <w:tcBorders>
              <w:top w:val="single" w:color="auto" w:sz="4" w:space="0"/>
              <w:left w:val="nil"/>
              <w:bottom w:val="single" w:color="auto" w:sz="4" w:space="0"/>
              <w:right w:val="single" w:color="auto" w:sz="4" w:space="0"/>
            </w:tcBorders>
            <w:shd w:val="clear" w:color="000000" w:fill="7B7B7B"/>
            <w:vAlign w:val="center"/>
            <w:hideMark/>
          </w:tcPr>
          <w:p w:rsidRPr="00A962BF" w:rsidR="00797EA0" w:rsidP="00797EA0" w:rsidRDefault="00797EA0" w14:paraId="1BC17520" w14:textId="77777777">
            <w:pPr>
              <w:jc w:val="center"/>
              <w:rPr>
                <w:rFonts w:ascii="Arial" w:hAnsi="Arial" w:cs="Arial"/>
                <w:b/>
                <w:bCs/>
                <w:color w:val="FFFFFF"/>
                <w:sz w:val="20"/>
                <w:szCs w:val="20"/>
              </w:rPr>
            </w:pPr>
            <w:r w:rsidRPr="00A962BF">
              <w:rPr>
                <w:rFonts w:ascii="Arial" w:hAnsi="Arial" w:cs="Arial"/>
                <w:b/>
                <w:bCs/>
                <w:color w:val="FFFFFF"/>
                <w:sz w:val="20"/>
                <w:szCs w:val="20"/>
              </w:rPr>
              <w:t xml:space="preserve">Categoria </w:t>
            </w:r>
            <w:proofErr w:type="spellStart"/>
            <w:r w:rsidRPr="00A962BF">
              <w:rPr>
                <w:rFonts w:ascii="Arial" w:hAnsi="Arial" w:cs="Arial"/>
                <w:b/>
                <w:bCs/>
                <w:color w:val="FFFFFF"/>
                <w:sz w:val="20"/>
                <w:szCs w:val="20"/>
              </w:rPr>
              <w:t>Mimip</w:t>
            </w:r>
            <w:proofErr w:type="spellEnd"/>
          </w:p>
        </w:tc>
        <w:tc>
          <w:tcPr>
            <w:tcW w:w="0" w:type="auto"/>
            <w:tcBorders>
              <w:top w:val="single" w:color="auto" w:sz="4" w:space="0"/>
              <w:left w:val="nil"/>
              <w:bottom w:val="single" w:color="auto" w:sz="4" w:space="0"/>
              <w:right w:val="single" w:color="auto" w:sz="4" w:space="0"/>
            </w:tcBorders>
            <w:shd w:val="clear" w:color="auto" w:fill="92D050"/>
            <w:vAlign w:val="center"/>
            <w:hideMark/>
          </w:tcPr>
          <w:p w:rsidRPr="00A962BF" w:rsidR="00797EA0" w:rsidP="002A7C31" w:rsidRDefault="00797EA0" w14:paraId="67B7166D" w14:textId="7DE48BE4">
            <w:pPr>
              <w:spacing w:before="60" w:after="60"/>
              <w:jc w:val="center"/>
              <w:rPr>
                <w:rFonts w:ascii="Arial" w:hAnsi="Arial" w:cs="Arial"/>
                <w:b/>
                <w:bCs/>
                <w:color w:val="FFFFFF"/>
                <w:sz w:val="20"/>
                <w:szCs w:val="20"/>
              </w:rPr>
            </w:pPr>
            <w:r w:rsidRPr="001B70F7">
              <w:rPr>
                <w:rFonts w:ascii="Arial" w:hAnsi="Arial" w:cs="Arial"/>
                <w:b/>
                <w:bCs/>
                <w:sz w:val="20"/>
                <w:szCs w:val="20"/>
              </w:rPr>
              <w:t xml:space="preserve">Testo </w:t>
            </w:r>
            <w:r w:rsidRPr="001B70F7" w:rsidR="002A7C31">
              <w:rPr>
                <w:rFonts w:ascii="Arial" w:hAnsi="Arial" w:cs="Arial"/>
                <w:b/>
                <w:bCs/>
                <w:sz w:val="20"/>
                <w:szCs w:val="20"/>
              </w:rPr>
              <w:t>Requisito</w:t>
            </w:r>
          </w:p>
        </w:tc>
        <w:tc>
          <w:tcPr>
            <w:tcW w:w="0" w:type="auto"/>
            <w:tcBorders>
              <w:top w:val="single" w:color="auto" w:sz="4" w:space="0"/>
              <w:left w:val="nil"/>
              <w:bottom w:val="single" w:color="auto" w:sz="4" w:space="0"/>
              <w:right w:val="single" w:color="auto" w:sz="4" w:space="0"/>
            </w:tcBorders>
            <w:shd w:val="clear" w:color="auto" w:fill="92D050"/>
            <w:vAlign w:val="center"/>
            <w:hideMark/>
          </w:tcPr>
          <w:p w:rsidRPr="00A962BF" w:rsidR="00797EA0" w:rsidP="00797EA0" w:rsidRDefault="00797EA0" w14:paraId="75E45093" w14:textId="60D63044">
            <w:pPr>
              <w:jc w:val="center"/>
              <w:rPr>
                <w:rFonts w:ascii="Arial" w:hAnsi="Arial" w:cs="Arial"/>
                <w:b/>
                <w:bCs/>
                <w:color w:val="FFFFFF"/>
                <w:sz w:val="20"/>
                <w:szCs w:val="20"/>
              </w:rPr>
            </w:pPr>
            <w:r>
              <w:rPr>
                <w:rFonts w:ascii="Arial" w:hAnsi="Arial" w:cs="Arial"/>
                <w:b/>
                <w:bCs/>
                <w:sz w:val="20"/>
                <w:szCs w:val="20"/>
              </w:rPr>
              <w:t>Responsabile 1</w:t>
            </w:r>
          </w:p>
        </w:tc>
        <w:tc>
          <w:tcPr>
            <w:tcW w:w="0" w:type="auto"/>
            <w:tcBorders>
              <w:top w:val="single" w:color="auto" w:sz="4" w:space="0"/>
              <w:left w:val="nil"/>
              <w:bottom w:val="single" w:color="auto" w:sz="4" w:space="0"/>
              <w:right w:val="single" w:color="auto" w:sz="4" w:space="0"/>
            </w:tcBorders>
            <w:shd w:val="clear" w:color="auto" w:fill="92D050"/>
            <w:vAlign w:val="center"/>
            <w:hideMark/>
          </w:tcPr>
          <w:p w:rsidRPr="00A962BF" w:rsidR="00797EA0" w:rsidP="00797EA0" w:rsidRDefault="00797EA0" w14:paraId="52F416B4" w14:textId="589D8C66">
            <w:pPr>
              <w:jc w:val="center"/>
              <w:rPr>
                <w:rFonts w:ascii="Arial" w:hAnsi="Arial" w:cs="Arial"/>
                <w:b/>
                <w:bCs/>
                <w:color w:val="FFFFFF"/>
                <w:sz w:val="20"/>
                <w:szCs w:val="20"/>
              </w:rPr>
            </w:pPr>
            <w:r>
              <w:rPr>
                <w:rFonts w:ascii="Arial" w:hAnsi="Arial" w:cs="Arial"/>
                <w:b/>
                <w:bCs/>
                <w:sz w:val="20"/>
                <w:szCs w:val="20"/>
              </w:rPr>
              <w:t>Responsabile 2</w:t>
            </w:r>
          </w:p>
        </w:tc>
      </w:tr>
      <w:tr w:rsidRPr="00A962BF" w:rsidR="005561B6" w:rsidTr="005561B6" w14:paraId="1F5945F0" w14:textId="77777777">
        <w:trPr>
          <w:trHeight w:val="2546"/>
        </w:trPr>
        <w:tc>
          <w:tcPr>
            <w:tcW w:w="0" w:type="auto"/>
            <w:tcBorders>
              <w:top w:val="nil"/>
              <w:left w:val="single" w:color="auto" w:sz="8" w:space="0"/>
              <w:bottom w:val="single" w:color="auto" w:sz="4" w:space="0"/>
              <w:right w:val="single" w:color="auto" w:sz="4" w:space="0"/>
            </w:tcBorders>
            <w:shd w:val="clear" w:color="auto" w:fill="auto"/>
            <w:vAlign w:val="center"/>
            <w:hideMark/>
          </w:tcPr>
          <w:p w:rsidRPr="00A962BF" w:rsidR="005561B6" w:rsidRDefault="005561B6" w14:paraId="25436DC2" w14:textId="65092AB4">
            <w:pPr>
              <w:jc w:val="center"/>
              <w:rPr>
                <w:rFonts w:ascii="Arial" w:hAnsi="Arial" w:cs="Arial"/>
                <w:sz w:val="20"/>
                <w:szCs w:val="20"/>
              </w:rPr>
            </w:pP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26D6713D" w14:textId="77777777">
            <w:pPr>
              <w:jc w:val="center"/>
              <w:rPr>
                <w:rFonts w:ascii="Arial" w:hAnsi="Arial" w:cs="Arial"/>
                <w:sz w:val="20"/>
                <w:szCs w:val="20"/>
              </w:rPr>
            </w:pPr>
            <w:r w:rsidRPr="00A962BF">
              <w:rPr>
                <w:rFonts w:ascii="Arial" w:hAnsi="Arial" w:cs="Arial"/>
                <w:sz w:val="20"/>
                <w:szCs w:val="20"/>
              </w:rPr>
              <w:t>Log</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P="00B406E3" w:rsidRDefault="005561B6" w14:paraId="0BC2E8C3" w14:textId="092AACFC">
            <w:pPr>
              <w:spacing w:before="60" w:after="60"/>
              <w:jc w:val="both"/>
              <w:rPr>
                <w:rFonts w:ascii="Arial" w:hAnsi="Arial" w:cs="Arial"/>
                <w:sz w:val="20"/>
                <w:szCs w:val="20"/>
              </w:rPr>
            </w:pPr>
            <w:r w:rsidRPr="00A962BF">
              <w:rPr>
                <w:rFonts w:ascii="Arial" w:hAnsi="Arial" w:cs="Arial"/>
                <w:sz w:val="20"/>
                <w:szCs w:val="20"/>
              </w:rPr>
              <w:t>L'applicativo è costruito in maniera tale da prevedere la possibilità di implementare meccanismi di tracciamento degli accessi e delle operazioni di trattamento del Dossier/FSE effettuate da tutte le utenze autorizzate. Tali ulteriori registrazioni, in accordo con le richieste del Cliente, sono definite contrattualmente e messe a disposizione del Cliente al fine di poter rispondere ad eventuali richieste di visione da parte degli interessati. In particolare, i file di log registrano per ogni operazione di accesso ai Dossier, almeno le seguenti informazioni: l’utenza, la data e l’ora di effettuazione delle operazioni, il codice della postazione di lavoro utilizzata, l’identificativo del paziente il cui Dossier è interessato dall’operazione e la tipologia dell’operazione compiuta. La gestione di tale tracciamenti garantisce la conservazione delle registrazioni per un periodo non inferiore a 24 mesi ed avvenire in accordo alle disposizioni interne previste per tale trattamento</w:t>
            </w:r>
            <w:r w:rsidR="0019673B">
              <w:rPr>
                <w:rFonts w:ascii="Arial" w:hAnsi="Arial" w:cs="Arial"/>
                <w:sz w:val="20"/>
                <w:szCs w:val="20"/>
              </w:rPr>
              <w:t>.</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4F682BC6" w14:textId="0116695B">
            <w:pPr>
              <w:jc w:val="center"/>
              <w:rPr>
                <w:rFonts w:ascii="Arial" w:hAnsi="Arial" w:cs="Arial"/>
                <w:sz w:val="20"/>
                <w:szCs w:val="20"/>
              </w:rPr>
            </w:pP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6A6427D7" w14:textId="3BEB0CED">
            <w:pPr>
              <w:jc w:val="center"/>
              <w:rPr>
                <w:rFonts w:ascii="Arial" w:hAnsi="Arial" w:cs="Arial"/>
                <w:sz w:val="20"/>
                <w:szCs w:val="20"/>
              </w:rPr>
            </w:pPr>
          </w:p>
        </w:tc>
      </w:tr>
      <w:tr w:rsidRPr="00A962BF" w:rsidR="005561B6" w:rsidTr="005561B6" w14:paraId="7082AE6A" w14:textId="77777777">
        <w:trPr>
          <w:trHeight w:val="1389"/>
        </w:trPr>
        <w:tc>
          <w:tcPr>
            <w:tcW w:w="0" w:type="auto"/>
            <w:tcBorders>
              <w:top w:val="nil"/>
              <w:left w:val="single" w:color="auto" w:sz="8" w:space="0"/>
              <w:bottom w:val="single" w:color="auto" w:sz="4" w:space="0"/>
              <w:right w:val="single" w:color="auto" w:sz="4" w:space="0"/>
            </w:tcBorders>
            <w:shd w:val="clear" w:color="auto" w:fill="auto"/>
            <w:vAlign w:val="center"/>
            <w:hideMark/>
          </w:tcPr>
          <w:p w:rsidRPr="00A962BF" w:rsidR="005561B6" w:rsidRDefault="005561B6" w14:paraId="3EDCD211" w14:textId="654A7D37">
            <w:pPr>
              <w:jc w:val="center"/>
              <w:rPr>
                <w:rFonts w:ascii="Arial" w:hAnsi="Arial" w:cs="Arial"/>
                <w:sz w:val="20"/>
                <w:szCs w:val="20"/>
              </w:rPr>
            </w:pP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3873B3C3" w14:textId="77777777">
            <w:pPr>
              <w:jc w:val="center"/>
              <w:rPr>
                <w:rFonts w:ascii="Arial" w:hAnsi="Arial" w:cs="Arial"/>
                <w:sz w:val="20"/>
                <w:szCs w:val="20"/>
              </w:rPr>
            </w:pPr>
            <w:r w:rsidRPr="00A962BF">
              <w:rPr>
                <w:rFonts w:ascii="Arial" w:hAnsi="Arial" w:cs="Arial"/>
                <w:sz w:val="20"/>
                <w:szCs w:val="20"/>
              </w:rPr>
              <w:t>Log</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P="00B406E3" w:rsidRDefault="005561B6" w14:paraId="49C414A9" w14:textId="6A34526D">
            <w:pPr>
              <w:spacing w:before="60" w:after="60"/>
              <w:jc w:val="both"/>
              <w:rPr>
                <w:rFonts w:ascii="Arial" w:hAnsi="Arial" w:cs="Arial"/>
                <w:sz w:val="20"/>
                <w:szCs w:val="20"/>
              </w:rPr>
            </w:pPr>
            <w:r w:rsidRPr="00A962BF">
              <w:rPr>
                <w:rFonts w:ascii="Arial" w:hAnsi="Arial" w:cs="Arial"/>
                <w:sz w:val="20"/>
                <w:szCs w:val="20"/>
              </w:rPr>
              <w:t xml:space="preserve">L'applicativo è costruito in maniera tale da prevedere la possibilità di implementare </w:t>
            </w:r>
            <w:proofErr w:type="spellStart"/>
            <w:r w:rsidRPr="00A962BF">
              <w:rPr>
                <w:rFonts w:ascii="Arial" w:hAnsi="Arial" w:cs="Arial"/>
                <w:sz w:val="20"/>
                <w:szCs w:val="20"/>
              </w:rPr>
              <w:t>alert</w:t>
            </w:r>
            <w:proofErr w:type="spellEnd"/>
            <w:r w:rsidRPr="00A962BF">
              <w:rPr>
                <w:rFonts w:ascii="Arial" w:hAnsi="Arial" w:cs="Arial"/>
                <w:sz w:val="20"/>
                <w:szCs w:val="20"/>
              </w:rPr>
              <w:t xml:space="preserve"> e meccanismi di </w:t>
            </w:r>
            <w:proofErr w:type="spellStart"/>
            <w:r w:rsidRPr="00A962BF">
              <w:rPr>
                <w:rFonts w:ascii="Arial" w:hAnsi="Arial" w:cs="Arial"/>
                <w:sz w:val="20"/>
                <w:szCs w:val="20"/>
              </w:rPr>
              <w:t>anomaly</w:t>
            </w:r>
            <w:proofErr w:type="spellEnd"/>
            <w:r w:rsidRPr="00A962BF">
              <w:rPr>
                <w:rFonts w:ascii="Arial" w:hAnsi="Arial" w:cs="Arial"/>
                <w:sz w:val="20"/>
                <w:szCs w:val="20"/>
              </w:rPr>
              <w:t xml:space="preserve"> </w:t>
            </w:r>
            <w:proofErr w:type="spellStart"/>
            <w:r w:rsidRPr="00A962BF">
              <w:rPr>
                <w:rFonts w:ascii="Arial" w:hAnsi="Arial" w:cs="Arial"/>
                <w:sz w:val="20"/>
                <w:szCs w:val="20"/>
              </w:rPr>
              <w:t>detection</w:t>
            </w:r>
            <w:proofErr w:type="spellEnd"/>
            <w:r w:rsidRPr="00A962BF">
              <w:rPr>
                <w:rFonts w:ascii="Arial" w:hAnsi="Arial" w:cs="Arial"/>
                <w:sz w:val="20"/>
                <w:szCs w:val="20"/>
              </w:rPr>
              <w:t xml:space="preserve"> che individuino comportamenti anomali o a rischio (che possano configurare trattamenti illeciti) relativi alle operazioni eseguite dagli incaricati del trattamento (ad es. relativi al numero degli accessi eseguiti, alla tipologia o all’ambito temporale degli stessi), al fine di orientare successivi ed eventuali interventi di Audit interno da parte del Cliente titolare del trattamento.</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0259628D" w14:textId="1E7C7876">
            <w:pPr>
              <w:jc w:val="center"/>
              <w:rPr>
                <w:rFonts w:ascii="Arial" w:hAnsi="Arial" w:cs="Arial"/>
                <w:sz w:val="20"/>
                <w:szCs w:val="20"/>
              </w:rPr>
            </w:pP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3A2675D1" w14:textId="19CE7B95">
            <w:pPr>
              <w:jc w:val="center"/>
              <w:rPr>
                <w:rFonts w:ascii="Arial" w:hAnsi="Arial" w:cs="Arial"/>
                <w:sz w:val="20"/>
                <w:szCs w:val="20"/>
              </w:rPr>
            </w:pPr>
          </w:p>
        </w:tc>
      </w:tr>
      <w:tr w:rsidRPr="00A962BF" w:rsidR="005561B6" w:rsidTr="0019673B" w14:paraId="33D4BE6E" w14:textId="77777777">
        <w:trPr>
          <w:trHeight w:val="1158"/>
        </w:trPr>
        <w:tc>
          <w:tcPr>
            <w:tcW w:w="0" w:type="auto"/>
            <w:tcBorders>
              <w:top w:val="nil"/>
              <w:left w:val="single" w:color="auto" w:sz="8" w:space="0"/>
              <w:bottom w:val="single" w:color="auto" w:sz="4" w:space="0"/>
              <w:right w:val="single" w:color="auto" w:sz="4" w:space="0"/>
            </w:tcBorders>
            <w:shd w:val="clear" w:color="auto" w:fill="auto"/>
            <w:vAlign w:val="center"/>
            <w:hideMark/>
          </w:tcPr>
          <w:p w:rsidRPr="00A962BF" w:rsidR="005561B6" w:rsidRDefault="005561B6" w14:paraId="606A0108" w14:textId="3E535EB6">
            <w:pPr>
              <w:jc w:val="center"/>
              <w:rPr>
                <w:rFonts w:ascii="Arial" w:hAnsi="Arial" w:cs="Arial"/>
                <w:sz w:val="20"/>
                <w:szCs w:val="20"/>
              </w:rPr>
            </w:pP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5DB678BB" w14:textId="77777777">
            <w:pPr>
              <w:jc w:val="center"/>
              <w:rPr>
                <w:rFonts w:ascii="Arial" w:hAnsi="Arial" w:cs="Arial"/>
                <w:sz w:val="20"/>
                <w:szCs w:val="20"/>
              </w:rPr>
            </w:pPr>
            <w:r w:rsidRPr="00A962BF">
              <w:rPr>
                <w:rFonts w:ascii="Arial" w:hAnsi="Arial" w:cs="Arial"/>
                <w:sz w:val="20"/>
                <w:szCs w:val="20"/>
              </w:rPr>
              <w:t>Riservatezza</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P="00B406E3" w:rsidRDefault="005561B6" w14:paraId="3C427C32" w14:textId="77777777">
            <w:pPr>
              <w:spacing w:before="60" w:after="60"/>
              <w:jc w:val="both"/>
              <w:rPr>
                <w:rFonts w:ascii="Arial" w:hAnsi="Arial" w:cs="Arial"/>
                <w:sz w:val="20"/>
                <w:szCs w:val="20"/>
              </w:rPr>
            </w:pPr>
            <w:r w:rsidRPr="00A962BF">
              <w:rPr>
                <w:rFonts w:ascii="Arial" w:hAnsi="Arial" w:cs="Arial"/>
                <w:sz w:val="20"/>
                <w:szCs w:val="20"/>
              </w:rPr>
              <w:t>L'applicativo è costruito in maniera tale da consentire la gestione di un autonomo e specifico consenso dell’interessato al trattamento tramite Dossier/</w:t>
            </w:r>
            <w:proofErr w:type="spellStart"/>
            <w:r w:rsidRPr="00A962BF">
              <w:rPr>
                <w:rFonts w:ascii="Arial" w:hAnsi="Arial" w:cs="Arial"/>
                <w:sz w:val="20"/>
                <w:szCs w:val="20"/>
              </w:rPr>
              <w:t>Fse</w:t>
            </w:r>
            <w:proofErr w:type="spellEnd"/>
            <w:r w:rsidRPr="00A962BF">
              <w:rPr>
                <w:rFonts w:ascii="Arial" w:hAnsi="Arial" w:cs="Arial"/>
                <w:sz w:val="20"/>
                <w:szCs w:val="20"/>
              </w:rPr>
              <w:t xml:space="preserve"> di particolari tipologie di informazioni. Trattasi di informazioni relative a prestazioni sanitarie offerte a soggetti nei cui confronti l’ordinamento vigente ha posto specifiche disposizioni a tutela della loro riservatezza e dignità personale (ad es. infezioni da HIV).</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P="0019673B" w:rsidRDefault="005561B6" w14:paraId="5DA350F8" w14:textId="34A5E091">
            <w:pPr>
              <w:jc w:val="center"/>
              <w:rPr>
                <w:rFonts w:ascii="Arial" w:hAnsi="Arial" w:cs="Arial"/>
                <w:sz w:val="20"/>
                <w:szCs w:val="20"/>
              </w:rPr>
            </w:pP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5D662CE2" w14:textId="01575123">
            <w:pPr>
              <w:jc w:val="center"/>
              <w:rPr>
                <w:rFonts w:ascii="Arial" w:hAnsi="Arial" w:cs="Arial"/>
                <w:sz w:val="20"/>
                <w:szCs w:val="20"/>
              </w:rPr>
            </w:pPr>
          </w:p>
        </w:tc>
      </w:tr>
    </w:tbl>
    <w:p w:rsidRPr="00BA0DDE" w:rsidR="005561B6" w:rsidP="00BA0DDE" w:rsidRDefault="005561B6" w14:paraId="07315CB4" w14:textId="77777777">
      <w:pPr>
        <w:spacing w:before="120" w:after="60"/>
        <w:jc w:val="both"/>
        <w:rPr>
          <w:rFonts w:ascii="Arial" w:hAnsi="Arial"/>
          <w:szCs w:val="20"/>
          <w:lang w:eastAsia="it-IT"/>
        </w:rPr>
      </w:pPr>
    </w:p>
    <w:p w:rsidRPr="00BA0DDE" w:rsidR="00BA0DDE" w:rsidP="004D0FA7" w:rsidRDefault="00BA0DDE" w14:paraId="544B5A3D" w14:textId="1661BD90">
      <w:pPr>
        <w:pStyle w:val="Corpotesto"/>
        <w:numPr>
          <w:ilvl w:val="1"/>
          <w:numId w:val="9"/>
        </w:numPr>
        <w:outlineLvl w:val="2"/>
        <w:rPr>
          <w:b/>
        </w:rPr>
      </w:pPr>
      <w:bookmarkStart w:name="_Toc3802492" w:id="85"/>
      <w:r w:rsidRPr="00BA0DDE">
        <w:rPr>
          <w:b/>
        </w:rPr>
        <w:t>Perimetro Portali Web</w:t>
      </w:r>
      <w:bookmarkEnd w:id="85"/>
      <w:r w:rsidR="003C63B0">
        <w:rPr>
          <w:b/>
        </w:rPr>
        <w:t xml:space="preserve"> </w:t>
      </w:r>
      <w:r w:rsidRPr="00C27719" w:rsidR="003C63B0">
        <w:rPr>
          <w:b/>
          <w:highlight w:val="yellow"/>
        </w:rPr>
        <w:t xml:space="preserve">(eliminare </w:t>
      </w:r>
      <w:r w:rsidRPr="00C27719" w:rsidR="001E3D12">
        <w:rPr>
          <w:b/>
          <w:highlight w:val="yellow"/>
        </w:rPr>
        <w:t xml:space="preserve">il perimetro </w:t>
      </w:r>
      <w:r w:rsidRPr="00C27719" w:rsidR="003C63B0">
        <w:rPr>
          <w:b/>
          <w:highlight w:val="yellow"/>
        </w:rPr>
        <w:t>se non ci sono portali web)</w:t>
      </w:r>
    </w:p>
    <w:p w:rsidRPr="00476954" w:rsidR="00476954" w:rsidP="00476954" w:rsidRDefault="00476954" w14:paraId="6510B5C8" w14:textId="77777777">
      <w:pPr>
        <w:spacing w:before="120" w:after="60"/>
        <w:jc w:val="both"/>
        <w:rPr>
          <w:rFonts w:ascii="Arial" w:hAnsi="Arial"/>
          <w:szCs w:val="20"/>
          <w:lang w:eastAsia="it-IT"/>
        </w:rPr>
      </w:pPr>
      <w:r w:rsidRPr="00476954">
        <w:rPr>
          <w:rFonts w:ascii="Arial" w:hAnsi="Arial"/>
          <w:szCs w:val="20"/>
          <w:lang w:eastAsia="it-IT"/>
        </w:rPr>
        <w:t>Composto dalle piattaforme che realizzano Portali / Siti web che utilizzano cookies per la navigazione libera di utenti generici attraverso l’utilizzo dei browser HTTP di navigazione Internet.</w:t>
      </w:r>
    </w:p>
    <w:p w:rsidRPr="00476954" w:rsidR="00476954" w:rsidP="00476954" w:rsidRDefault="00476954" w14:paraId="4D1A9A17" w14:textId="77777777">
      <w:pPr>
        <w:spacing w:before="120" w:after="60"/>
        <w:jc w:val="both"/>
        <w:rPr>
          <w:rFonts w:ascii="Arial" w:hAnsi="Arial"/>
          <w:szCs w:val="20"/>
          <w:lang w:eastAsia="it-IT"/>
        </w:rPr>
      </w:pPr>
      <w:r w:rsidRPr="00476954">
        <w:rPr>
          <w:rFonts w:ascii="Arial" w:hAnsi="Arial"/>
          <w:szCs w:val="20"/>
          <w:lang w:eastAsia="it-IT"/>
        </w:rPr>
        <w:t>I cookie sono piccoli file (stringhe) di testo che i siti web visitati dall’utente ovvero web server diversi (c.d. “terze parti”) posizionano ed archiviamo direttamente e indirettamente (nel caso di “terze parti” per il tramite dei Publisher) all’interno di un dispositivo (solitamente nel browser o nello smartphone) dell’utente stesso, perché siano poi ritrasmessi agli stessi siti alla visita successiva. Ogni cookie è associato con il nome di dominio del server che lo ha generato Definizione fornita dal Garante privacy il Provvedimento n. 231 del 10 giugno 2021 recante le nuove Linee guida in materia di cookie ed altri strumenti di tracciamento e nelle successive FAQ (pubblicate sul sito del Garante privacy - https://www.garanteprivacy.it/faq/cookie).</w:t>
      </w:r>
    </w:p>
    <w:p w:rsidRPr="00476954" w:rsidR="00476954" w:rsidP="00476954" w:rsidRDefault="00476954" w14:paraId="1096356E" w14:textId="77777777">
      <w:pPr>
        <w:spacing w:before="120" w:after="60"/>
        <w:jc w:val="both"/>
        <w:rPr>
          <w:rFonts w:ascii="Arial" w:hAnsi="Arial"/>
          <w:szCs w:val="20"/>
          <w:lang w:eastAsia="it-IT"/>
        </w:rPr>
      </w:pPr>
      <w:r w:rsidRPr="00476954">
        <w:rPr>
          <w:rFonts w:ascii="Arial" w:hAnsi="Arial"/>
          <w:szCs w:val="20"/>
          <w:lang w:eastAsia="it-IT"/>
        </w:rPr>
        <w:t xml:space="preserve">I software per la navigazione in </w:t>
      </w:r>
      <w:proofErr w:type="spellStart"/>
      <w:r w:rsidRPr="00476954">
        <w:rPr>
          <w:rFonts w:ascii="Arial" w:hAnsi="Arial"/>
          <w:szCs w:val="20"/>
          <w:lang w:eastAsia="it-IT"/>
        </w:rPr>
        <w:t>internet</w:t>
      </w:r>
      <w:proofErr w:type="spellEnd"/>
      <w:r w:rsidRPr="00476954">
        <w:rPr>
          <w:rFonts w:ascii="Arial" w:hAnsi="Arial"/>
          <w:szCs w:val="20"/>
          <w:lang w:eastAsia="it-IT"/>
        </w:rPr>
        <w:t xml:space="preserve"> di questi dispositivi (cioè i browser) possono memorizzare i cookie e poi trasmetterli nuovamente ai siti o ai web server che li hanno generati in occasione di una successiva visita dell’utente tramite il medesimo dispositivo, mantenendo così memoria della sua precedente interazione con uno o più siti web. Le informazioni codificate nei cookie possono includere dati personali, come un indirizzo IP, un nome utente, un identificativo univoco o un indirizzo e-mail, ma possono anche contenere dati non personali, come le impostazioni della lingua o informazioni sul tipo di dispositivo che una persona sta utilizzando per navigare nel sito.</w:t>
      </w:r>
    </w:p>
    <w:p w:rsidRPr="00476954" w:rsidR="00476954" w:rsidP="00476954" w:rsidRDefault="00476954" w14:paraId="6D8C84F7" w14:textId="77777777">
      <w:pPr>
        <w:spacing w:before="120" w:after="60"/>
        <w:jc w:val="both"/>
        <w:rPr>
          <w:rFonts w:ascii="Arial" w:hAnsi="Arial"/>
          <w:szCs w:val="20"/>
          <w:lang w:eastAsia="it-IT"/>
        </w:rPr>
      </w:pPr>
      <w:r w:rsidRPr="00476954">
        <w:rPr>
          <w:rFonts w:ascii="Arial" w:hAnsi="Arial"/>
          <w:szCs w:val="20"/>
          <w:lang w:eastAsia="it-IT"/>
        </w:rPr>
        <w:t>Il medesimo risultato può essere conseguito anche mediante l’utilizzo di altri strumenti (la totalità dei quali può essere distinta tra i c.d. “identificatori attivi”, come appunto i cookie, e “passivi”, questi ultimi presupponendo la mera osservazione), che consentono di effettuare trattamenti analoghi a quelli sopra indicati.</w:t>
      </w:r>
    </w:p>
    <w:p w:rsidRPr="00476954" w:rsidR="00476954" w:rsidP="00476954" w:rsidRDefault="00476954" w14:paraId="42D5E6ED" w14:textId="1960C594">
      <w:pPr>
        <w:spacing w:before="120" w:after="60"/>
        <w:jc w:val="both"/>
        <w:rPr>
          <w:rFonts w:ascii="Arial" w:hAnsi="Arial"/>
          <w:szCs w:val="20"/>
          <w:lang w:eastAsia="it-IT"/>
        </w:rPr>
      </w:pPr>
      <w:r w:rsidRPr="00476954">
        <w:rPr>
          <w:rFonts w:ascii="Arial" w:hAnsi="Arial"/>
          <w:szCs w:val="20"/>
          <w:lang w:eastAsia="it-IT"/>
        </w:rPr>
        <w:t xml:space="preserve">I cookie sono classificabili dal punto di vista soggettivo, in relazione della loro durata ed alla finalità. I cookie inviati direttamente ed installati dal gestore del sito (c.d. Publisher o editore) che l’utente sta visitando sono detti “first party cookie” (“cookie di prima parte”). </w:t>
      </w:r>
      <w:r w:rsidR="00972A5D">
        <w:rPr>
          <w:rFonts w:ascii="Arial" w:hAnsi="Arial"/>
          <w:szCs w:val="20"/>
          <w:lang w:eastAsia="it-IT"/>
        </w:rPr>
        <w:t>È</w:t>
      </w:r>
      <w:r w:rsidRPr="00476954">
        <w:rPr>
          <w:rFonts w:ascii="Arial" w:hAnsi="Arial"/>
          <w:szCs w:val="20"/>
          <w:lang w:eastAsia="it-IT"/>
        </w:rPr>
        <w:t xml:space="preserve"> comunque possibile che il gestore del sito (Titolare del trattamento) affidi l’attività di installazione e gestione dei cookie ad un fornitore tecnico (Responsabile del trattamento). Nel corso della navigazione su un sito, l'utente può ricevere sul suo terminale anche i c.d. “</w:t>
      </w:r>
      <w:proofErr w:type="spellStart"/>
      <w:r w:rsidRPr="00476954">
        <w:rPr>
          <w:rFonts w:ascii="Arial" w:hAnsi="Arial"/>
          <w:szCs w:val="20"/>
          <w:lang w:eastAsia="it-IT"/>
        </w:rPr>
        <w:t>third</w:t>
      </w:r>
      <w:proofErr w:type="spellEnd"/>
      <w:r w:rsidRPr="00476954">
        <w:rPr>
          <w:rFonts w:ascii="Arial" w:hAnsi="Arial"/>
          <w:szCs w:val="20"/>
          <w:lang w:eastAsia="it-IT"/>
        </w:rPr>
        <w:t xml:space="preserve"> party cookie” (cookie di terze parti), che vengono inviati e memorizzati da web server (siti) diversi, attraverso alcuni elementi/oggetti (quali, ad esempio, immagini, mappe, suoni, specifici link a pagine di altri domini) presenti sul sito visitato dall’utente (sono pertanto sono gestiti da soggetti – titolari del trattamento - diversi dal gestore del sito web visitato dall’utente).</w:t>
      </w:r>
    </w:p>
    <w:p w:rsidRPr="00476954" w:rsidR="00476954" w:rsidP="00476954" w:rsidRDefault="00476954" w14:paraId="2308DADB" w14:textId="77777777">
      <w:pPr>
        <w:spacing w:before="120" w:after="60"/>
        <w:jc w:val="both"/>
        <w:rPr>
          <w:rFonts w:ascii="Arial" w:hAnsi="Arial"/>
          <w:szCs w:val="20"/>
          <w:lang w:eastAsia="it-IT"/>
        </w:rPr>
      </w:pPr>
    </w:p>
    <w:p w:rsidRPr="00476954" w:rsidR="00476954" w:rsidP="00476954" w:rsidRDefault="00476954" w14:paraId="25C0C559" w14:textId="77777777">
      <w:pPr>
        <w:spacing w:before="120" w:after="60"/>
        <w:jc w:val="both"/>
        <w:rPr>
          <w:rFonts w:ascii="Arial" w:hAnsi="Arial"/>
          <w:szCs w:val="20"/>
          <w:lang w:eastAsia="it-IT"/>
        </w:rPr>
      </w:pPr>
      <w:r w:rsidRPr="00476954">
        <w:rPr>
          <w:rFonts w:ascii="Arial" w:hAnsi="Arial"/>
          <w:szCs w:val="20"/>
          <w:lang w:eastAsia="it-IT"/>
        </w:rPr>
        <w:t>Cookie tecnici: utilizzati al solo fine di effettuare la trasmissione di una comunicazione su una rete di comunicazione elettronica oppure nella misura strettamente necessaria al fornitore di un servizio della società dell’informazione esplicitamente richiesto dal contraente o dall’utente a erogare tale servizio (art. 122 del Codice privacy). Tali cookie possono essere a loro volta suddivisi in:</w:t>
      </w:r>
    </w:p>
    <w:p w:rsidRPr="00476954" w:rsidR="00476954" w:rsidP="00476954" w:rsidRDefault="00476954" w14:paraId="6F5FAD3D" w14:textId="77777777">
      <w:pPr>
        <w:spacing w:before="120" w:after="60"/>
        <w:jc w:val="both"/>
        <w:rPr>
          <w:rFonts w:ascii="Arial" w:hAnsi="Arial"/>
          <w:szCs w:val="20"/>
          <w:lang w:eastAsia="it-IT"/>
        </w:rPr>
      </w:pPr>
    </w:p>
    <w:p w:rsidRPr="00476954" w:rsidR="00476954" w:rsidP="00476954" w:rsidRDefault="00476954" w14:paraId="4485E90F" w14:textId="77777777">
      <w:pPr>
        <w:spacing w:before="120" w:after="60"/>
        <w:jc w:val="both"/>
        <w:rPr>
          <w:rFonts w:ascii="Arial" w:hAnsi="Arial"/>
          <w:szCs w:val="20"/>
          <w:lang w:eastAsia="it-IT"/>
        </w:rPr>
      </w:pPr>
      <w:r w:rsidRPr="00476954">
        <w:rPr>
          <w:rFonts w:ascii="Arial" w:hAnsi="Arial"/>
          <w:szCs w:val="20"/>
          <w:lang w:eastAsia="it-IT"/>
        </w:rPr>
        <w:t>cookie di navigazione o di sessione, che garantiscono la normale navigazione e fruizione del sito web (ad esempio, per realizzare un acquisto o autenticarsi ad aree riservate); cookie di preferenze (che permettono la navigazione in funzione di una serie di criteri selezionati, quali ad esempio la lingua, i prodotti selezionati per l'acquisto) al fine di migliorare il servizio reso allo stesso.</w:t>
      </w:r>
    </w:p>
    <w:p w:rsidRPr="00476954" w:rsidR="00476954" w:rsidP="00476954" w:rsidRDefault="00476954" w14:paraId="604AAD81" w14:textId="77777777">
      <w:pPr>
        <w:spacing w:before="120" w:after="60"/>
        <w:jc w:val="both"/>
        <w:rPr>
          <w:rFonts w:ascii="Arial" w:hAnsi="Arial"/>
          <w:szCs w:val="20"/>
          <w:lang w:eastAsia="it-IT"/>
        </w:rPr>
      </w:pPr>
      <w:r w:rsidRPr="00476954">
        <w:rPr>
          <w:rFonts w:ascii="Arial" w:hAnsi="Arial"/>
          <w:szCs w:val="20"/>
          <w:lang w:eastAsia="it-IT"/>
        </w:rPr>
        <w:t xml:space="preserve">Si tratta quindi dei cookie che servono a effettuare la navigazione o a fornire un servizio richiesto dall'utente: più precisamente permettono di abilitare ed ottimizzare il funzionamento del sito internet (consentendo ad esempio il caricamento più veloce delle pagine web e l’instradamento delle informazioni su una rete); eseguire autenticazioni informatiche e prevenire abusi; monitorare le sessioni; agevolare la fruizione dei contenuti online e così migliorare l’esperienza di navigazione degli utenti, ad esempio mantenendo attiva la connessione ad aree riservate durante la navigazione attraverso le pagine del sito senza la necessita di reinserire User-Id e password e memorizzando informazioni specifiche riguardanti gli utenti stessi (tra cui gli articoli nel "carrello della </w:t>
      </w:r>
      <w:proofErr w:type="spellStart"/>
      <w:r w:rsidRPr="00476954">
        <w:rPr>
          <w:rFonts w:ascii="Arial" w:hAnsi="Arial"/>
          <w:szCs w:val="20"/>
          <w:lang w:eastAsia="it-IT"/>
        </w:rPr>
        <w:t>spesa",informazioni</w:t>
      </w:r>
      <w:proofErr w:type="spellEnd"/>
      <w:r w:rsidRPr="00476954">
        <w:rPr>
          <w:rFonts w:ascii="Arial" w:hAnsi="Arial"/>
          <w:szCs w:val="20"/>
          <w:lang w:eastAsia="it-IT"/>
        </w:rPr>
        <w:t xml:space="preserve"> utilizzate per la compilazione di un modulo informatico, le preferenze ed altre configurazioni, come la lingua, il tipo di browser e di computer usato). Non vengono utilizzati per scopi ulteriori e sono normalmente installati direttamente dal gestore del sito web (cioè di “prima parte”). Senza il ricorso a tali cookie, alcune operazioni sopra citate non potrebbero essere compiute o sarebbero più complesse e/o meno sicure.</w:t>
      </w:r>
    </w:p>
    <w:p w:rsidRPr="00476954" w:rsidR="00476954" w:rsidP="00476954" w:rsidRDefault="00476954" w14:paraId="2BEF0B86" w14:textId="77777777">
      <w:pPr>
        <w:spacing w:before="120" w:after="60"/>
        <w:jc w:val="both"/>
        <w:rPr>
          <w:rFonts w:ascii="Arial" w:hAnsi="Arial"/>
          <w:szCs w:val="20"/>
          <w:lang w:eastAsia="it-IT"/>
        </w:rPr>
      </w:pPr>
    </w:p>
    <w:p w:rsidRPr="00476954" w:rsidR="00476954" w:rsidP="00476954" w:rsidRDefault="00476954" w14:paraId="0C99EF78" w14:textId="77777777">
      <w:pPr>
        <w:spacing w:before="120" w:after="60"/>
        <w:jc w:val="both"/>
        <w:rPr>
          <w:rFonts w:ascii="Arial" w:hAnsi="Arial"/>
          <w:szCs w:val="20"/>
          <w:lang w:eastAsia="it-IT"/>
        </w:rPr>
      </w:pPr>
      <w:r w:rsidRPr="00476954">
        <w:rPr>
          <w:rFonts w:ascii="Arial" w:hAnsi="Arial"/>
          <w:szCs w:val="20"/>
          <w:lang w:eastAsia="it-IT"/>
        </w:rPr>
        <w:t xml:space="preserve">Come precisato dal Garante privacy nelle Linee Guida, i cookie tecnici possono essere equiparati ai cookie </w:t>
      </w:r>
      <w:proofErr w:type="spellStart"/>
      <w:r w:rsidRPr="00476954">
        <w:rPr>
          <w:rFonts w:ascii="Arial" w:hAnsi="Arial"/>
          <w:szCs w:val="20"/>
          <w:lang w:eastAsia="it-IT"/>
        </w:rPr>
        <w:t>analytics</w:t>
      </w:r>
      <w:proofErr w:type="spellEnd"/>
      <w:r w:rsidRPr="00476954">
        <w:rPr>
          <w:rFonts w:ascii="Arial" w:hAnsi="Arial"/>
          <w:szCs w:val="20"/>
          <w:lang w:eastAsia="it-IT"/>
        </w:rPr>
        <w:t xml:space="preserve"> solo se vengono utilizzati ai fini di ottimizzazione del sito mediante la raccolta di informazioni di tipo statistico in forma aggregata sul numero degli utenti e su come questi visitano il sito; ciò per valutare ad esempio l’efficacia di un servizio o per misurare il “traffico” dei visitatori di un sito web (cioè il numero di utenti “unici” in un determinato arco temporale) in relazione ad un singolo sito o applicazione mobile. Pertanto, deve essere preclusa in concreto la possibilità che si pervenga, mediante il loro utilizzo, alla diretta individuazione dell’interessato (cd. single out).</w:t>
      </w:r>
    </w:p>
    <w:p w:rsidRPr="00476954" w:rsidR="00476954" w:rsidP="00476954" w:rsidRDefault="00476954" w14:paraId="088495A1" w14:textId="77777777">
      <w:pPr>
        <w:spacing w:before="120" w:after="60"/>
        <w:jc w:val="both"/>
        <w:rPr>
          <w:rFonts w:ascii="Arial" w:hAnsi="Arial"/>
          <w:szCs w:val="20"/>
          <w:lang w:eastAsia="it-IT"/>
        </w:rPr>
      </w:pPr>
      <w:r w:rsidRPr="00476954">
        <w:rPr>
          <w:rFonts w:ascii="Arial" w:hAnsi="Arial"/>
          <w:szCs w:val="20"/>
          <w:lang w:eastAsia="it-IT"/>
        </w:rPr>
        <w:t>In via di eccezione, è comunque consentita tanto alla prima parte che vi provveda in proprio quando alla terza parte che agisca su mandato della prima, la produzione di statistiche con dati relativi a più domini, siti web o app riconducibili al medesimo Titolare o gruppo imprenditoriale.</w:t>
      </w:r>
    </w:p>
    <w:p w:rsidR="006666FF" w:rsidP="00476954" w:rsidRDefault="00476954" w14:paraId="34303EA0" w14:textId="616CFC75">
      <w:pPr>
        <w:spacing w:before="120" w:after="60"/>
        <w:jc w:val="both"/>
        <w:rPr>
          <w:rFonts w:ascii="Arial" w:hAnsi="Arial"/>
          <w:szCs w:val="20"/>
          <w:lang w:eastAsia="it-IT"/>
        </w:rPr>
      </w:pPr>
      <w:r w:rsidRPr="00476954">
        <w:rPr>
          <w:rFonts w:ascii="Arial" w:hAnsi="Arial"/>
          <w:szCs w:val="20"/>
          <w:lang w:eastAsia="it-IT"/>
        </w:rPr>
        <w:t xml:space="preserve">cookie di profilazione: tutti gli strumenti di tracciamento (diversi dai cookie tecnici) utilizzati per “osservare” i comportamenti degli utenti e così ricondurre a soggetti determinati, identificati o identificabili, specifiche azioni o schemi comportamentali ricorrenti (pattern) al fine del raggruppamento dei diversi profili utente all’interno di cluster omogenei e del successivo invio di messaggi pubblicitari mirati in linea con le preferenze manifestate dall’utente stesso nell'ambito della navigazione in </w:t>
      </w:r>
      <w:proofErr w:type="spellStart"/>
      <w:r w:rsidRPr="00476954">
        <w:rPr>
          <w:rFonts w:ascii="Arial" w:hAnsi="Arial"/>
          <w:szCs w:val="20"/>
          <w:lang w:eastAsia="it-IT"/>
        </w:rPr>
        <w:t>rete.</w:t>
      </w:r>
      <w:r w:rsidRPr="00BA0DDE" w:rsidR="00BA0DDE">
        <w:rPr>
          <w:rFonts w:ascii="Arial" w:hAnsi="Arial"/>
          <w:szCs w:val="20"/>
          <w:lang w:eastAsia="it-IT"/>
        </w:rPr>
        <w:t>L’appartenenza</w:t>
      </w:r>
      <w:proofErr w:type="spellEnd"/>
      <w:r w:rsidRPr="00BA0DDE" w:rsidR="00BA0DDE">
        <w:rPr>
          <w:rFonts w:ascii="Arial" w:hAnsi="Arial"/>
          <w:szCs w:val="20"/>
          <w:lang w:eastAsia="it-IT"/>
        </w:rPr>
        <w:t xml:space="preserve"> di una piattaforma a tale perimetro prevede necessariamente l’inclusione della stessa anche all’interno del Perimetro 231/01 reati informatici e del Perimetro Dati Personali.</w:t>
      </w:r>
    </w:p>
    <w:p w:rsidR="00212A07" w:rsidP="00212A07" w:rsidRDefault="00212A07" w14:paraId="2F18705B" w14:textId="77777777">
      <w:pPr>
        <w:spacing w:before="120" w:after="60"/>
        <w:jc w:val="both"/>
        <w:rPr>
          <w:rFonts w:ascii="Arial" w:hAnsi="Arial"/>
          <w:szCs w:val="20"/>
          <w:lang w:eastAsia="it-IT"/>
        </w:rPr>
      </w:pPr>
    </w:p>
    <w:tbl>
      <w:tblPr>
        <w:tblW w:w="5000" w:type="pct"/>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274"/>
        <w:gridCol w:w="6208"/>
        <w:gridCol w:w="1527"/>
        <w:gridCol w:w="1447"/>
      </w:tblGrid>
      <w:tr w:rsidRPr="00476954" w:rsidR="00212A07" w:rsidTr="00396999" w14:paraId="5726A234" w14:textId="77777777">
        <w:trPr>
          <w:trHeight w:val="825"/>
          <w:tblHeader/>
        </w:trPr>
        <w:tc>
          <w:tcPr>
            <w:tcW w:w="609" w:type="pct"/>
            <w:shd w:val="clear" w:color="000000" w:fill="7B7B7B"/>
            <w:vAlign w:val="center"/>
            <w:hideMark/>
          </w:tcPr>
          <w:p w:rsidRPr="00476954" w:rsidR="00212A07" w:rsidP="008B1919" w:rsidRDefault="00212A07" w14:paraId="579B2E35" w14:textId="77777777">
            <w:pPr>
              <w:jc w:val="center"/>
              <w:rPr>
                <w:rFonts w:ascii="Arial" w:hAnsi="Arial" w:cs="Arial"/>
                <w:b/>
                <w:bCs/>
                <w:color w:val="FFFFFF"/>
                <w:sz w:val="20"/>
                <w:szCs w:val="20"/>
              </w:rPr>
            </w:pPr>
            <w:r w:rsidRPr="00476954">
              <w:rPr>
                <w:rFonts w:ascii="Arial" w:hAnsi="Arial" w:cs="Arial"/>
                <w:b/>
                <w:bCs/>
                <w:color w:val="FFFFFF"/>
                <w:sz w:val="20"/>
                <w:szCs w:val="20"/>
              </w:rPr>
              <w:t xml:space="preserve">Categoria </w:t>
            </w:r>
          </w:p>
        </w:tc>
        <w:tc>
          <w:tcPr>
            <w:tcW w:w="2969" w:type="pct"/>
            <w:shd w:val="clear" w:color="000000" w:fill="92D050"/>
            <w:vAlign w:val="center"/>
            <w:hideMark/>
          </w:tcPr>
          <w:p w:rsidRPr="00476954" w:rsidR="00212A07" w:rsidP="001C0F68" w:rsidRDefault="00212A07" w14:paraId="774892F6" w14:textId="77777777">
            <w:pPr>
              <w:spacing w:before="60" w:after="60"/>
              <w:jc w:val="center"/>
              <w:rPr>
                <w:rFonts w:ascii="Arial" w:hAnsi="Arial" w:cs="Arial"/>
                <w:b/>
                <w:bCs/>
                <w:sz w:val="20"/>
                <w:szCs w:val="20"/>
              </w:rPr>
            </w:pPr>
            <w:r w:rsidRPr="00476954">
              <w:rPr>
                <w:rFonts w:ascii="Arial" w:hAnsi="Arial" w:cs="Arial"/>
                <w:b/>
                <w:bCs/>
                <w:sz w:val="20"/>
                <w:szCs w:val="20"/>
              </w:rPr>
              <w:t>Testo requisito</w:t>
            </w:r>
          </w:p>
        </w:tc>
        <w:tc>
          <w:tcPr>
            <w:tcW w:w="730" w:type="pct"/>
            <w:shd w:val="clear" w:color="000000" w:fill="92D050"/>
            <w:vAlign w:val="center"/>
          </w:tcPr>
          <w:p w:rsidRPr="00476954" w:rsidR="00212A07" w:rsidP="00396999" w:rsidRDefault="00212A07" w14:paraId="0A90D7DC" w14:textId="77777777">
            <w:pPr>
              <w:jc w:val="center"/>
              <w:rPr>
                <w:rFonts w:ascii="Arial" w:hAnsi="Arial" w:cs="Arial"/>
                <w:b/>
                <w:bCs/>
                <w:sz w:val="20"/>
                <w:szCs w:val="20"/>
              </w:rPr>
            </w:pPr>
            <w:r w:rsidRPr="00476954">
              <w:rPr>
                <w:rFonts w:ascii="Arial" w:hAnsi="Arial" w:cs="Arial"/>
                <w:b/>
                <w:bCs/>
                <w:sz w:val="20"/>
                <w:szCs w:val="20"/>
              </w:rPr>
              <w:t>Responsabile 1</w:t>
            </w:r>
          </w:p>
        </w:tc>
        <w:tc>
          <w:tcPr>
            <w:tcW w:w="692" w:type="pct"/>
            <w:shd w:val="clear" w:color="000000" w:fill="92D050"/>
            <w:vAlign w:val="center"/>
          </w:tcPr>
          <w:p w:rsidRPr="00476954" w:rsidR="00212A07" w:rsidP="00396999" w:rsidRDefault="00212A07" w14:paraId="6535AC7A" w14:textId="77777777">
            <w:pPr>
              <w:jc w:val="center"/>
              <w:rPr>
                <w:rFonts w:ascii="Arial" w:hAnsi="Arial" w:cs="Arial"/>
                <w:b/>
                <w:bCs/>
                <w:sz w:val="20"/>
                <w:szCs w:val="20"/>
              </w:rPr>
            </w:pPr>
            <w:r w:rsidRPr="00476954">
              <w:rPr>
                <w:rFonts w:ascii="Arial" w:hAnsi="Arial" w:cs="Arial"/>
                <w:b/>
                <w:bCs/>
                <w:sz w:val="20"/>
                <w:szCs w:val="20"/>
              </w:rPr>
              <w:t>Responsabile 2</w:t>
            </w:r>
          </w:p>
        </w:tc>
      </w:tr>
      <w:tr w:rsidRPr="00476954" w:rsidR="00212A07" w:rsidTr="00396999" w14:paraId="3CEA82A5" w14:textId="77777777">
        <w:trPr>
          <w:trHeight w:val="2083"/>
        </w:trPr>
        <w:tc>
          <w:tcPr>
            <w:tcW w:w="609" w:type="pct"/>
            <w:shd w:val="clear" w:color="auto" w:fill="auto"/>
            <w:vAlign w:val="center"/>
          </w:tcPr>
          <w:p w:rsidRPr="00476954" w:rsidR="00212A07" w:rsidP="008B1919" w:rsidRDefault="00212A07" w14:paraId="00299596" w14:textId="77777777">
            <w:pPr>
              <w:jc w:val="center"/>
              <w:rPr>
                <w:rFonts w:ascii="Arial" w:hAnsi="Arial" w:cs="Arial"/>
                <w:b/>
                <w:bCs/>
                <w:sz w:val="20"/>
                <w:szCs w:val="20"/>
              </w:rPr>
            </w:pPr>
            <w:r w:rsidRPr="00476954">
              <w:rPr>
                <w:rFonts w:ascii="Arial" w:hAnsi="Arial" w:cs="Arial"/>
                <w:b/>
                <w:bCs/>
                <w:sz w:val="20"/>
                <w:szCs w:val="20"/>
              </w:rPr>
              <w:t>Principi generali</w:t>
            </w:r>
          </w:p>
        </w:tc>
        <w:tc>
          <w:tcPr>
            <w:tcW w:w="2969" w:type="pct"/>
            <w:shd w:val="clear" w:color="auto" w:fill="auto"/>
            <w:vAlign w:val="center"/>
          </w:tcPr>
          <w:p w:rsidRPr="00476954" w:rsidR="00212A07" w:rsidP="001C0F68" w:rsidRDefault="00212A07" w14:paraId="565C5629" w14:textId="75C69C8B">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Il Portale Web può adottare requisiti specifici, in particolare in relazione ai seguenti criteri:</w:t>
            </w:r>
          </w:p>
          <w:p w:rsidRPr="00476954" w:rsidR="00212A07" w:rsidP="001C0F68" w:rsidRDefault="00212A07" w14:paraId="2F62455A" w14:textId="3B555624">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1. relativa alla tipologia dei dati personali trattati (ad es. dati particolari)</w:t>
            </w:r>
            <w:r w:rsidR="004F2540">
              <w:rPr>
                <w:rFonts w:ascii="Arial" w:hAnsi="Arial" w:cs="Arial"/>
                <w:color w:val="000000"/>
                <w:sz w:val="20"/>
                <w:szCs w:val="20"/>
                <w:lang w:eastAsia="it-IT"/>
              </w:rPr>
              <w:t>;</w:t>
            </w:r>
          </w:p>
          <w:p w:rsidRPr="00476954" w:rsidR="00212A07" w:rsidP="001C0F68" w:rsidRDefault="00212A07" w14:paraId="680B697B" w14:textId="69643D75">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2. livello di identificabilità richiesto – registrazione al portale web (es. erogazione di informazioni divulgative, informazioni contrattuali, informazioni legate ai pagamenti digitali);</w:t>
            </w:r>
          </w:p>
          <w:p w:rsidRPr="00476954" w:rsidR="00212A07" w:rsidP="001C0F68" w:rsidRDefault="00212A07" w14:paraId="18DA8115" w14:textId="4A5CF5A7">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3. necessità di aree di autenticazione (in relazione ai livelli di identificazione di cui al punto 2.) e definizione degli opportuni metodi di autenticazione (es. password, 2FA);</w:t>
            </w:r>
          </w:p>
          <w:p w:rsidRPr="00476954" w:rsidR="00212A07" w:rsidP="001C0F68" w:rsidRDefault="00212A07" w14:paraId="1196BD9A" w14:textId="04C7E8F5">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4. operazioni dispositive (all’interno delle aree autenticate);</w:t>
            </w:r>
          </w:p>
          <w:p w:rsidRPr="00476954" w:rsidR="00212A07" w:rsidP="001C0F68" w:rsidRDefault="00212A07" w14:paraId="6241D423" w14:textId="775476EE">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5. individuazione di intrusioni con conseguente perdita dei dati (innalzamento dei livelli di rischio e quindi delle misure di sicurezza da implementare).</w:t>
            </w:r>
          </w:p>
        </w:tc>
        <w:tc>
          <w:tcPr>
            <w:tcW w:w="730" w:type="pct"/>
            <w:vAlign w:val="center"/>
          </w:tcPr>
          <w:p w:rsidRPr="00476954" w:rsidR="00212A07" w:rsidP="00396999" w:rsidRDefault="00212A07" w14:paraId="12743668" w14:textId="77777777">
            <w:pPr>
              <w:jc w:val="center"/>
              <w:rPr>
                <w:rFonts w:ascii="Arial" w:hAnsi="Arial" w:cs="Arial"/>
                <w:sz w:val="20"/>
                <w:szCs w:val="20"/>
              </w:rPr>
            </w:pPr>
          </w:p>
        </w:tc>
        <w:tc>
          <w:tcPr>
            <w:tcW w:w="692" w:type="pct"/>
            <w:vAlign w:val="center"/>
          </w:tcPr>
          <w:p w:rsidRPr="00476954" w:rsidR="00212A07" w:rsidP="00396999" w:rsidRDefault="00212A07" w14:paraId="0F57F8A5" w14:textId="77777777">
            <w:pPr>
              <w:jc w:val="center"/>
              <w:rPr>
                <w:rFonts w:ascii="Arial" w:hAnsi="Arial" w:cs="Arial"/>
                <w:sz w:val="20"/>
                <w:szCs w:val="20"/>
              </w:rPr>
            </w:pPr>
          </w:p>
        </w:tc>
      </w:tr>
      <w:tr w:rsidRPr="00476954" w:rsidR="00212A07" w:rsidTr="00396999" w14:paraId="691CE534" w14:textId="77777777">
        <w:trPr>
          <w:trHeight w:val="371"/>
        </w:trPr>
        <w:tc>
          <w:tcPr>
            <w:tcW w:w="609" w:type="pct"/>
            <w:shd w:val="clear" w:color="auto" w:fill="auto"/>
            <w:vAlign w:val="center"/>
          </w:tcPr>
          <w:p w:rsidRPr="00476954" w:rsidR="00212A07" w:rsidP="008B1919" w:rsidRDefault="00212A07" w14:paraId="0BA2D055" w14:textId="77777777">
            <w:pPr>
              <w:jc w:val="center"/>
              <w:rPr>
                <w:rFonts w:ascii="Arial" w:hAnsi="Arial" w:cs="Arial"/>
                <w:sz w:val="20"/>
                <w:szCs w:val="20"/>
              </w:rPr>
            </w:pPr>
            <w:r w:rsidRPr="00476954">
              <w:rPr>
                <w:rFonts w:ascii="Arial" w:hAnsi="Arial" w:cs="Arial"/>
                <w:b/>
                <w:bCs/>
                <w:sz w:val="20"/>
                <w:szCs w:val="20"/>
              </w:rPr>
              <w:t>Note Legali</w:t>
            </w:r>
          </w:p>
        </w:tc>
        <w:tc>
          <w:tcPr>
            <w:tcW w:w="2969" w:type="pct"/>
            <w:shd w:val="clear" w:color="auto" w:fill="auto"/>
            <w:vAlign w:val="center"/>
          </w:tcPr>
          <w:p w:rsidRPr="00476954" w:rsidR="00212A07" w:rsidP="001C0F68" w:rsidRDefault="00212A07" w14:paraId="4026D730" w14:textId="0E6DE2DC">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Il Portale web deve presentare le "Note Legali" raggiungibili attraverso un riferimento collocato in calce su ogni pagina del portale web.</w:t>
            </w:r>
          </w:p>
          <w:p w:rsidRPr="00396999" w:rsidR="00212A07" w:rsidP="00396999" w:rsidRDefault="00212A07" w14:paraId="5F666FE9" w14:textId="1FACB245">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Le "Note Legali" devono contenere: Termini e condizioni di utilizzo; Limiti di Utilizzo; Limiti di Responsabilità; Rischi connessi; Legge e Giurisdizione; Riferimenti Legali alla Società </w:t>
            </w:r>
            <w:proofErr w:type="spellStart"/>
            <w:r w:rsidRPr="00476954">
              <w:rPr>
                <w:rFonts w:ascii="Arial" w:hAnsi="Arial" w:cs="Arial"/>
                <w:color w:val="000000"/>
                <w:sz w:val="20"/>
                <w:szCs w:val="20"/>
                <w:lang w:eastAsia="it-IT"/>
              </w:rPr>
              <w:t>Owner</w:t>
            </w:r>
            <w:proofErr w:type="spellEnd"/>
            <w:r w:rsidRPr="00476954">
              <w:rPr>
                <w:rFonts w:ascii="Arial" w:hAnsi="Arial" w:cs="Arial"/>
                <w:color w:val="000000"/>
                <w:sz w:val="20"/>
                <w:szCs w:val="20"/>
                <w:lang w:eastAsia="it-IT"/>
              </w:rPr>
              <w:t xml:space="preserve"> del Portale Web</w:t>
            </w:r>
            <w:r w:rsidR="00396999">
              <w:rPr>
                <w:rFonts w:ascii="Arial" w:hAnsi="Arial" w:cs="Arial"/>
                <w:color w:val="000000"/>
                <w:sz w:val="20"/>
                <w:szCs w:val="20"/>
                <w:lang w:eastAsia="it-IT"/>
              </w:rPr>
              <w:t>.</w:t>
            </w:r>
          </w:p>
        </w:tc>
        <w:tc>
          <w:tcPr>
            <w:tcW w:w="730" w:type="pct"/>
            <w:vAlign w:val="center"/>
          </w:tcPr>
          <w:p w:rsidRPr="00476954" w:rsidR="00212A07" w:rsidP="00396999" w:rsidRDefault="00212A07" w14:paraId="77E02125" w14:textId="77777777">
            <w:pPr>
              <w:jc w:val="center"/>
              <w:rPr>
                <w:rFonts w:ascii="Arial" w:hAnsi="Arial" w:cs="Arial"/>
                <w:sz w:val="20"/>
                <w:szCs w:val="20"/>
              </w:rPr>
            </w:pPr>
          </w:p>
        </w:tc>
        <w:tc>
          <w:tcPr>
            <w:tcW w:w="692" w:type="pct"/>
            <w:vAlign w:val="center"/>
          </w:tcPr>
          <w:p w:rsidRPr="00476954" w:rsidR="00212A07" w:rsidP="00396999" w:rsidRDefault="00212A07" w14:paraId="6C649109" w14:textId="77777777">
            <w:pPr>
              <w:jc w:val="center"/>
              <w:rPr>
                <w:rFonts w:ascii="Arial" w:hAnsi="Arial" w:cs="Arial"/>
                <w:sz w:val="20"/>
                <w:szCs w:val="20"/>
              </w:rPr>
            </w:pPr>
          </w:p>
        </w:tc>
      </w:tr>
      <w:tr w:rsidRPr="00476954" w:rsidR="00212A07" w:rsidTr="00396999" w14:paraId="54D05DD9" w14:textId="77777777">
        <w:trPr>
          <w:trHeight w:val="3472"/>
        </w:trPr>
        <w:tc>
          <w:tcPr>
            <w:tcW w:w="609" w:type="pct"/>
            <w:shd w:val="clear" w:color="auto" w:fill="auto"/>
            <w:vAlign w:val="center"/>
          </w:tcPr>
          <w:p w:rsidRPr="00476954" w:rsidR="00212A07" w:rsidP="008B1919" w:rsidRDefault="00212A07" w14:paraId="1491DB21" w14:textId="77777777">
            <w:pPr>
              <w:jc w:val="center"/>
              <w:rPr>
                <w:rFonts w:ascii="Arial" w:hAnsi="Arial" w:cs="Arial"/>
                <w:sz w:val="20"/>
                <w:szCs w:val="20"/>
              </w:rPr>
            </w:pPr>
            <w:r w:rsidRPr="00476954">
              <w:rPr>
                <w:rFonts w:ascii="Arial" w:hAnsi="Arial" w:cs="Arial"/>
                <w:b/>
                <w:bCs/>
                <w:sz w:val="20"/>
                <w:szCs w:val="20"/>
              </w:rPr>
              <w:t>Informativa Estesa</w:t>
            </w:r>
          </w:p>
        </w:tc>
        <w:tc>
          <w:tcPr>
            <w:tcW w:w="2969" w:type="pct"/>
            <w:shd w:val="clear" w:color="auto" w:fill="auto"/>
            <w:vAlign w:val="center"/>
          </w:tcPr>
          <w:p w:rsidRPr="00476954" w:rsidR="00212A07" w:rsidP="001C0F68" w:rsidRDefault="00212A07" w14:paraId="487333D3" w14:textId="6775D580">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Il Portale web deve presentare la Web Privacy Policy (Informativa Estesa) raggiungibile attraverso un riferimento collocato in calce su ogni pagina del portale web.</w:t>
            </w:r>
          </w:p>
          <w:p w:rsidRPr="00476954" w:rsidR="00212A07" w:rsidP="001C0F68" w:rsidRDefault="00212A07" w14:paraId="06980EDB" w14:textId="618C271C">
            <w:pPr>
              <w:pStyle w:val="Default"/>
              <w:spacing w:before="60" w:after="60"/>
              <w:jc w:val="both"/>
              <w:rPr>
                <w:sz w:val="20"/>
                <w:szCs w:val="20"/>
              </w:rPr>
            </w:pPr>
            <w:r w:rsidRPr="00476954">
              <w:rPr>
                <w:sz w:val="20"/>
                <w:szCs w:val="20"/>
              </w:rPr>
              <w:t>La Web Privacy Policy (Informativa Estesa) deve riportare in particolare “Informazioni generali sui cookies" ed una descrizione delle "Tipologie di cookies utilizzati".</w:t>
            </w:r>
          </w:p>
          <w:p w:rsidRPr="00476954" w:rsidR="00212A07" w:rsidP="001C0F68" w:rsidRDefault="00212A07" w14:paraId="127E9BF0" w14:textId="54D1F0E1">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La Web Privacy Policy (Informativa Estesa) deve riportare per ciascuna Tipologia di cookies utilizzati i tempi di </w:t>
            </w:r>
            <w:proofErr w:type="spellStart"/>
            <w:r w:rsidRPr="00476954">
              <w:rPr>
                <w:rFonts w:ascii="Arial" w:hAnsi="Arial" w:cs="Arial"/>
                <w:color w:val="000000"/>
                <w:sz w:val="20"/>
                <w:szCs w:val="20"/>
                <w:lang w:eastAsia="it-IT"/>
              </w:rPr>
              <w:t>retention</w:t>
            </w:r>
            <w:proofErr w:type="spellEnd"/>
            <w:r w:rsidR="00EC361B">
              <w:rPr>
                <w:rFonts w:ascii="Arial" w:hAnsi="Arial" w:cs="Arial"/>
                <w:color w:val="000000"/>
                <w:sz w:val="20"/>
                <w:szCs w:val="20"/>
                <w:lang w:eastAsia="it-IT"/>
              </w:rPr>
              <w:t>.</w:t>
            </w:r>
          </w:p>
          <w:p w:rsidRPr="00476954" w:rsidR="00212A07" w:rsidP="001C0F68" w:rsidRDefault="00212A07" w14:paraId="1E30F864" w14:textId="50AB80E3">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La Web Privacy Policy (Informativa Estesa) deve riportare le istruzioni per la disabilitazione dei cookie tramite browser (operazione eseguita direttamente dall’utente sul proprio terminale).</w:t>
            </w:r>
          </w:p>
          <w:p w:rsidRPr="00396999" w:rsidR="00212A07" w:rsidP="00396999" w:rsidRDefault="00212A07" w14:paraId="77C40D35" w14:textId="4C351B80">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I </w:t>
            </w:r>
            <w:r w:rsidRPr="00476954">
              <w:rPr>
                <w:rFonts w:ascii="Arial" w:hAnsi="Arial" w:cs="Arial"/>
                <w:b/>
                <w:bCs/>
                <w:color w:val="000000"/>
                <w:sz w:val="20"/>
                <w:szCs w:val="20"/>
                <w:lang w:eastAsia="it-IT"/>
              </w:rPr>
              <w:t xml:space="preserve">Cookies Analitici di Prima Parte </w:t>
            </w:r>
            <w:r w:rsidRPr="00476954">
              <w:rPr>
                <w:rFonts w:ascii="Arial" w:hAnsi="Arial" w:cs="Arial"/>
                <w:color w:val="000000"/>
                <w:sz w:val="20"/>
                <w:szCs w:val="20"/>
                <w:lang w:eastAsia="it-IT"/>
              </w:rPr>
              <w:t>possono essere gestiti come Cookies Tecnici e recepiscono i requisiti sopra descritti oltre ai limiti della finalità di trattamento derivati dalla definizione stessa di cookies analitico.</w:t>
            </w:r>
          </w:p>
        </w:tc>
        <w:tc>
          <w:tcPr>
            <w:tcW w:w="730" w:type="pct"/>
            <w:vAlign w:val="center"/>
          </w:tcPr>
          <w:p w:rsidRPr="00476954" w:rsidR="00212A07" w:rsidP="00396999" w:rsidRDefault="00212A07" w14:paraId="373B9879" w14:textId="77777777">
            <w:pPr>
              <w:jc w:val="center"/>
              <w:rPr>
                <w:rFonts w:ascii="Arial" w:hAnsi="Arial" w:cs="Arial"/>
                <w:sz w:val="20"/>
                <w:szCs w:val="20"/>
              </w:rPr>
            </w:pPr>
          </w:p>
        </w:tc>
        <w:tc>
          <w:tcPr>
            <w:tcW w:w="692" w:type="pct"/>
            <w:vAlign w:val="center"/>
          </w:tcPr>
          <w:p w:rsidRPr="00476954" w:rsidR="00212A07" w:rsidP="00396999" w:rsidRDefault="00212A07" w14:paraId="04553B4B" w14:textId="77777777">
            <w:pPr>
              <w:jc w:val="center"/>
              <w:rPr>
                <w:rFonts w:ascii="Arial" w:hAnsi="Arial" w:cs="Arial"/>
                <w:sz w:val="20"/>
                <w:szCs w:val="20"/>
              </w:rPr>
            </w:pPr>
          </w:p>
        </w:tc>
      </w:tr>
      <w:tr w:rsidRPr="00476954" w:rsidR="00212A07" w:rsidTr="00DD3470" w14:paraId="6DBECC92" w14:textId="77777777">
        <w:trPr>
          <w:trHeight w:val="50"/>
        </w:trPr>
        <w:tc>
          <w:tcPr>
            <w:tcW w:w="609" w:type="pct"/>
            <w:shd w:val="clear" w:color="auto" w:fill="auto"/>
            <w:vAlign w:val="center"/>
          </w:tcPr>
          <w:p w:rsidRPr="00476954" w:rsidR="00212A07" w:rsidP="00EC361B" w:rsidRDefault="00212A07" w14:paraId="58AD311C" w14:textId="09AAFC1A">
            <w:pPr>
              <w:autoSpaceDE w:val="0"/>
              <w:autoSpaceDN w:val="0"/>
              <w:adjustRightInd w:val="0"/>
              <w:jc w:val="center"/>
              <w:rPr>
                <w:rFonts w:ascii="Arial" w:hAnsi="Arial" w:cs="Arial"/>
                <w:color w:val="000000"/>
                <w:sz w:val="20"/>
                <w:szCs w:val="20"/>
                <w:lang w:eastAsia="it-IT"/>
              </w:rPr>
            </w:pPr>
            <w:r w:rsidRPr="00476954">
              <w:rPr>
                <w:rFonts w:ascii="Arial" w:hAnsi="Arial" w:cs="Arial"/>
                <w:b/>
                <w:bCs/>
                <w:color w:val="000000"/>
                <w:sz w:val="20"/>
                <w:szCs w:val="20"/>
                <w:lang w:eastAsia="it-IT"/>
              </w:rPr>
              <w:t>Requisiti per l’utilizzo dei cookie Analitici e di Profilazione</w:t>
            </w:r>
          </w:p>
          <w:p w:rsidRPr="00476954" w:rsidR="00212A07" w:rsidP="00EC361B" w:rsidRDefault="00212A07" w14:paraId="0741F2DD" w14:textId="77777777">
            <w:pPr>
              <w:jc w:val="center"/>
              <w:rPr>
                <w:rFonts w:ascii="Arial" w:hAnsi="Arial" w:cs="Arial"/>
                <w:sz w:val="20"/>
                <w:szCs w:val="20"/>
              </w:rPr>
            </w:pPr>
            <w:r w:rsidRPr="00476954">
              <w:rPr>
                <w:rFonts w:ascii="Arial" w:hAnsi="Arial" w:cs="Arial"/>
                <w:b/>
                <w:bCs/>
                <w:color w:val="000000"/>
                <w:sz w:val="20"/>
                <w:szCs w:val="20"/>
                <w:lang w:eastAsia="it-IT"/>
              </w:rPr>
              <w:t>Informativa Breve</w:t>
            </w:r>
          </w:p>
        </w:tc>
        <w:tc>
          <w:tcPr>
            <w:tcW w:w="2969" w:type="pct"/>
            <w:shd w:val="clear" w:color="auto" w:fill="auto"/>
            <w:vAlign w:val="center"/>
          </w:tcPr>
          <w:p w:rsidRPr="00476954" w:rsidR="00212A07" w:rsidP="001C0F68" w:rsidRDefault="00212A07" w14:paraId="3AE0DB82" w14:textId="70BAF13C">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I Portali Web che utilizzino Cookies di Profilazione (sia di Prima, sia di Terza Parte) e/o Cookies Analitici (di Terza Parte), devono presentare all’utente nel momento in cui accede per la prima volta al portale, l'Informativa Breve</w:t>
            </w:r>
            <w:r w:rsidR="00EC361B">
              <w:rPr>
                <w:rFonts w:ascii="Arial" w:hAnsi="Arial" w:cs="Arial"/>
                <w:color w:val="000000"/>
                <w:sz w:val="20"/>
                <w:szCs w:val="20"/>
                <w:lang w:eastAsia="it-IT"/>
              </w:rPr>
              <w:t>.</w:t>
            </w:r>
          </w:p>
          <w:p w:rsidRPr="00476954" w:rsidR="00212A07" w:rsidP="001C0F68" w:rsidRDefault="00212A07" w14:paraId="5F51E69D" w14:textId="5F315F19">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Il contenuto della Informativa Breve per i Portali Web che utilizzino Cookies di Profilazione (sia di Prima, sia di Terza Parte) e/o Cookies Analitici (di Terza Parte), deve essere conforme a quanto indicato dalla Funzione Privacy nell'allegato del Sistema delle Regole (in allegato il template).</w:t>
            </w:r>
          </w:p>
          <w:p w:rsidRPr="00476954" w:rsidR="00212A07" w:rsidP="001C0F68" w:rsidRDefault="00212A07" w14:paraId="6408ED73" w14:textId="0ED27AE0">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L'Informativa Breve per i Portali Web che utilizzino Cookies di Profilazione (sia di Prima, sia di Terza Parte) e/o Cookies Analitici (di Terza Parte), deve essere bloccante per il proseguo della navigazione (cfr. banner), indirizzare l’utente ad effettuare una qualche azione per poter continuare con la navigazione sul portale acceduto (inclusa la chiusura del banner cliccando sulla "X", con la dicitura “continua senza accettare”) ed ha struttura e dimensioni tali da costituire una “percettibile discontinuità nella fruizione dei contenuti della pagina web che l’utente sta visitando”.</w:t>
            </w:r>
          </w:p>
          <w:p w:rsidRPr="00476954" w:rsidR="00212A07" w:rsidP="001C0F68" w:rsidRDefault="00212A07" w14:paraId="458A3B81" w14:textId="4B73D6C8">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L'Informativa Breve per i Portali Web che utilizzino Cookies di Profilazione (sia di Prima, sia di Terza Parte) e/o Cookies Analitici (di Terza Parte), deve riportare un riferimento (link ipertestuale) alla «Web Privacy Policy» (Informativa Estesa).</w:t>
            </w:r>
          </w:p>
          <w:p w:rsidRPr="00476954" w:rsidR="00212A07" w:rsidP="001C0F68" w:rsidRDefault="00212A07" w14:paraId="63199ED3" w14:textId="575B7AB8">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L'Informativa Breve per i Portali Web che utilizzino Cookies di Profilazione (sia di Prima, sia di Terza Parte) e/o Cookies Analitici (di Terza Parte), deve riportare il comando (es. "ACCETTO") attraverso il quale sia possibile per l’utente esprimere il proprio consenso accettando il posizionamento di tutti i cookie o di altre tecniche di tracciamento.</w:t>
            </w:r>
          </w:p>
          <w:p w:rsidRPr="00476954" w:rsidR="00212A07" w:rsidP="001C0F68" w:rsidRDefault="00212A07" w14:paraId="68EEF21F" w14:textId="3AB37642">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Nella applicazione della Informativa Breve per i Portali Web che utilizzino Cookies di Profilazione (sia di Prima, sia di Terza Parte) e/o Cookies Analitici (di Terza Parte), non è consentito il ricorso a meccanismi vincolanti che determinano l’impossibilità di accedere al sito, nei quali l’utente venga obbligato, senza alternativa, ad esprimere il proprio consenso alla ricezione di cookie (questa modalità impedisce infatti la visibilità dei contenuti della pagina web che risulta bloccata, ad eccezione della richiesta di accettare i cookie).</w:t>
            </w:r>
          </w:p>
          <w:p w:rsidRPr="00476954" w:rsidR="00212A07" w:rsidP="001C0F68" w:rsidRDefault="00212A07" w14:paraId="31CB7790" w14:textId="2063CB86">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Alla presentazione della Informativa Breve per i Portali Web che utilizzino Cookies di Profilazione (sia di Prima, sia di Terza Parte) e/o Cookies Analitici (di Terza Parte), le impostazioni di default dei consensi devono essere tutte di diniego.</w:t>
            </w:r>
          </w:p>
          <w:p w:rsidRPr="00476954" w:rsidR="00212A07" w:rsidP="00DD3470" w:rsidRDefault="00212A07" w14:paraId="2A9E1930" w14:textId="0B5BFA8A">
            <w:pPr>
              <w:pStyle w:val="Default"/>
              <w:spacing w:before="60" w:after="60"/>
              <w:jc w:val="both"/>
              <w:rPr>
                <w:sz w:val="20"/>
                <w:szCs w:val="20"/>
              </w:rPr>
            </w:pPr>
            <w:r w:rsidRPr="00476954">
              <w:rPr>
                <w:sz w:val="20"/>
                <w:szCs w:val="20"/>
              </w:rPr>
              <w:t xml:space="preserve">L'Informativa Breve per i Portali Web che utilizzino Cookies di Profilazione (sia di Prima, sia di Terza Parte) e/o Cookies Analitici (di Terza Parte), deve riportare il comando per la chiusura dell'Informativa Breve medesima (contraddistinto dalla “X” posto in alto a destra all’interno) che deve comportare il permanere delle impostazioni di default e dunque la continuazione della navigazione in assenza di cookie o altri strumenti di tracciamento diversi da quelli tecnici (e di quelli </w:t>
            </w:r>
            <w:proofErr w:type="spellStart"/>
            <w:r w:rsidRPr="00476954">
              <w:rPr>
                <w:sz w:val="20"/>
                <w:szCs w:val="20"/>
              </w:rPr>
              <w:t>analytics</w:t>
            </w:r>
            <w:proofErr w:type="spellEnd"/>
            <w:r w:rsidRPr="00476954">
              <w:rPr>
                <w:sz w:val="20"/>
                <w:szCs w:val="20"/>
              </w:rPr>
              <w:t xml:space="preserve"> equiparati): la selezione della “X” significa negazione del consenso a tutti i cookie (oppure con tasto “Continua senza accettare”).</w:t>
            </w:r>
          </w:p>
          <w:p w:rsidRPr="00476954" w:rsidR="00212A07" w:rsidP="00DD3470" w:rsidRDefault="00212A07" w14:paraId="769FCB04" w14:textId="7AE60BB2">
            <w:pPr>
              <w:autoSpaceDE w:val="0"/>
              <w:autoSpaceDN w:val="0"/>
              <w:adjustRightInd w:val="0"/>
              <w:spacing w:before="60" w:after="60"/>
              <w:jc w:val="both"/>
              <w:rPr>
                <w:rFonts w:ascii="Arial" w:hAnsi="Arial" w:cs="Arial"/>
                <w:sz w:val="20"/>
                <w:szCs w:val="20"/>
              </w:rPr>
            </w:pPr>
            <w:r w:rsidRPr="00476954">
              <w:rPr>
                <w:rFonts w:ascii="Arial" w:hAnsi="Arial" w:cs="Arial"/>
                <w:color w:val="000000"/>
                <w:sz w:val="20"/>
                <w:szCs w:val="20"/>
                <w:lang w:eastAsia="it-IT"/>
              </w:rPr>
              <w:t xml:space="preserve">L'Informativa breve o banner può essere ripresentato quando siano trascorsi almeno </w:t>
            </w:r>
            <w:proofErr w:type="gramStart"/>
            <w:r w:rsidRPr="00476954">
              <w:rPr>
                <w:rFonts w:ascii="Arial" w:hAnsi="Arial" w:cs="Arial"/>
                <w:color w:val="000000"/>
                <w:sz w:val="20"/>
                <w:szCs w:val="20"/>
                <w:lang w:eastAsia="it-IT"/>
              </w:rPr>
              <w:t>6</w:t>
            </w:r>
            <w:proofErr w:type="gramEnd"/>
            <w:r w:rsidRPr="00476954">
              <w:rPr>
                <w:rFonts w:ascii="Arial" w:hAnsi="Arial" w:cs="Arial"/>
                <w:color w:val="000000"/>
                <w:sz w:val="20"/>
                <w:szCs w:val="20"/>
                <w:lang w:eastAsia="it-IT"/>
              </w:rPr>
              <w:t xml:space="preserve"> mesi dalla precedente presentazione o precedentemente solo nei casi in cui: i) siano mutate significativamente le condizioni del trattamento (ad esempio le “terze parti”); ii) quando è impossibile, per il gestore del sito, sapere se un cookie sia stato già memorizzato nel dispositivo (ad esempio nel caso in cui l’utente abbia cancellato i cookie tramite le impostazioni del browser). A riguardo si segnala che, al fine di tracciare il tempo </w:t>
            </w:r>
            <w:r w:rsidRPr="00476954">
              <w:rPr>
                <w:rFonts w:ascii="Arial" w:hAnsi="Arial" w:cs="Arial"/>
                <w:color w:val="000000"/>
                <w:sz w:val="20"/>
                <w:szCs w:val="20"/>
                <w:lang w:eastAsia="it-IT"/>
              </w:rPr>
              <w:t>trascorso dalla presentazione del banner, sarà necessario l’utilizzo di un apposito cookie tecnico.</w:t>
            </w:r>
          </w:p>
        </w:tc>
        <w:tc>
          <w:tcPr>
            <w:tcW w:w="730" w:type="pct"/>
            <w:vAlign w:val="center"/>
          </w:tcPr>
          <w:p w:rsidRPr="00476954" w:rsidR="00212A07" w:rsidP="00396999" w:rsidRDefault="00212A07" w14:paraId="6B3C4998" w14:textId="77777777">
            <w:pPr>
              <w:jc w:val="center"/>
              <w:rPr>
                <w:rFonts w:ascii="Arial" w:hAnsi="Arial" w:cs="Arial"/>
                <w:sz w:val="20"/>
                <w:szCs w:val="20"/>
              </w:rPr>
            </w:pPr>
          </w:p>
        </w:tc>
        <w:tc>
          <w:tcPr>
            <w:tcW w:w="692" w:type="pct"/>
            <w:vAlign w:val="center"/>
          </w:tcPr>
          <w:p w:rsidRPr="00476954" w:rsidR="00212A07" w:rsidP="00396999" w:rsidRDefault="00212A07" w14:paraId="02E030DA" w14:textId="77777777">
            <w:pPr>
              <w:jc w:val="center"/>
              <w:rPr>
                <w:rFonts w:ascii="Arial" w:hAnsi="Arial" w:cs="Arial"/>
                <w:sz w:val="20"/>
                <w:szCs w:val="20"/>
              </w:rPr>
            </w:pPr>
          </w:p>
        </w:tc>
      </w:tr>
      <w:tr w:rsidRPr="00476954" w:rsidR="00212A07" w:rsidTr="00DD3470" w14:paraId="40439A7F" w14:textId="77777777">
        <w:trPr>
          <w:trHeight w:val="513"/>
        </w:trPr>
        <w:tc>
          <w:tcPr>
            <w:tcW w:w="609" w:type="pct"/>
            <w:shd w:val="clear" w:color="auto" w:fill="auto"/>
            <w:vAlign w:val="center"/>
          </w:tcPr>
          <w:p w:rsidRPr="00476954" w:rsidR="00212A07" w:rsidP="008B1919" w:rsidRDefault="00212A07" w14:paraId="4BBAF1C8" w14:textId="77777777">
            <w:pPr>
              <w:jc w:val="center"/>
              <w:rPr>
                <w:rFonts w:ascii="Arial" w:hAnsi="Arial" w:cs="Arial"/>
                <w:sz w:val="20"/>
                <w:szCs w:val="20"/>
              </w:rPr>
            </w:pPr>
            <w:r w:rsidRPr="00476954">
              <w:rPr>
                <w:rFonts w:ascii="Arial" w:hAnsi="Arial" w:cs="Arial"/>
                <w:b/>
                <w:bCs/>
                <w:sz w:val="20"/>
                <w:szCs w:val="20"/>
              </w:rPr>
              <w:t>Gestione dei Consensi</w:t>
            </w:r>
          </w:p>
        </w:tc>
        <w:tc>
          <w:tcPr>
            <w:tcW w:w="2969" w:type="pct"/>
            <w:shd w:val="clear" w:color="auto" w:fill="auto"/>
            <w:vAlign w:val="center"/>
          </w:tcPr>
          <w:p w:rsidRPr="00476954" w:rsidR="00212A07" w:rsidP="001C0F68" w:rsidRDefault="00212A07" w14:paraId="1B3E3774" w14:textId="25A738D5">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I Portali Web che utilizzino cookies di Profilazione (sia di Prima, sia di Terza Parte) e/o Cookies Analitici (di Terza Parte) devono prevedere la raccolta di un consenso.</w:t>
            </w:r>
          </w:p>
          <w:p w:rsidRPr="00476954" w:rsidR="00212A07" w:rsidP="001C0F68" w:rsidRDefault="00212A07" w14:paraId="3CE2151D" w14:textId="5A2AA376">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I Portali Web che utilizzino cookies di Profilazione (sia di Prima, sia di Terza Parte) e/o Cookies Analitici (di Terza Parte) per la gestione del consenso devono creare una area dedicata alla "Gestione delle Preferenze».</w:t>
            </w:r>
          </w:p>
          <w:p w:rsidRPr="00476954" w:rsidR="00212A07" w:rsidP="001C0F68" w:rsidRDefault="00212A07" w14:paraId="4850C74F" w14:textId="60103A50">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L'Informativa Breve per i Portali Web che utilizzino cookies di Profilazione (sia di Prima, sia di Terza Parte) e/o Cookies Analitici (di Terza Parte) deve riportare un riferimento (link ipertestuale) alla area «Gestione delle Preferenze»</w:t>
            </w:r>
            <w:r w:rsidR="00DD3470">
              <w:rPr>
                <w:rFonts w:ascii="Arial" w:hAnsi="Arial" w:cs="Arial"/>
                <w:color w:val="000000"/>
                <w:sz w:val="20"/>
                <w:szCs w:val="20"/>
                <w:lang w:eastAsia="it-IT"/>
              </w:rPr>
              <w:t>.</w:t>
            </w:r>
          </w:p>
          <w:p w:rsidRPr="00476954" w:rsidR="00212A07" w:rsidP="001C0F68" w:rsidRDefault="00212A07" w14:paraId="5DFB105E" w14:textId="53198DDB">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 Il Portale web deve consentire la raggiungibilità dell'area "Gestione delle Preferenze" attraverso un riferimento collocato in calce su ogni pagina del portale web, al fine di consentire in ogni momento la gestione (prestazione/diniego/revoca) del consenso</w:t>
            </w:r>
            <w:r w:rsidR="00DD3470">
              <w:rPr>
                <w:rFonts w:ascii="Arial" w:hAnsi="Arial" w:cs="Arial"/>
                <w:color w:val="000000"/>
                <w:sz w:val="20"/>
                <w:szCs w:val="20"/>
                <w:lang w:eastAsia="it-IT"/>
              </w:rPr>
              <w:t>.</w:t>
            </w:r>
          </w:p>
          <w:p w:rsidRPr="00476954" w:rsidR="00212A07" w:rsidP="001C0F68" w:rsidRDefault="00212A07" w14:paraId="03AFCADB" w14:textId="7B9C68D3">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 area di "Gestione delle Preferenze" deve riportare le caratteristiche/funzionalità delle categorie di cookies utilizzati, distinguendo, se presenti, le categorie di cookies tecnici e/o le categorie di cookies analitici, dalle categorie dei cookies di profilazione</w:t>
            </w:r>
            <w:r w:rsidR="00DD3470">
              <w:rPr>
                <w:rFonts w:ascii="Arial" w:hAnsi="Arial" w:cs="Arial"/>
                <w:color w:val="000000"/>
                <w:sz w:val="20"/>
                <w:szCs w:val="20"/>
                <w:lang w:eastAsia="it-IT"/>
              </w:rPr>
              <w:t>.</w:t>
            </w:r>
          </w:p>
          <w:p w:rsidRPr="00476954" w:rsidR="00212A07" w:rsidP="001C0F68" w:rsidRDefault="00212A07" w14:paraId="0A05EBD5" w14:textId="460DD725">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 L' area di "Gestione delle Preferenze" deve consentire all’utente di approfondire ulteriormente le caratteristiche e le funzionalità delle categorie dei cookie utilizzati e le loro finalità</w:t>
            </w:r>
            <w:r w:rsidR="00DD3470">
              <w:rPr>
                <w:rFonts w:ascii="Arial" w:hAnsi="Arial" w:cs="Arial"/>
                <w:color w:val="000000"/>
                <w:sz w:val="20"/>
                <w:szCs w:val="20"/>
                <w:lang w:eastAsia="it-IT"/>
              </w:rPr>
              <w:t>.</w:t>
            </w:r>
          </w:p>
          <w:p w:rsidRPr="00476954" w:rsidR="00212A07" w:rsidP="001C0F68" w:rsidRDefault="00212A07" w14:paraId="20350DAB" w14:textId="2870C1A7">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 area di "Gestione delle Preferenze" deve riportare e gestire i tempi di conservazione delle categorie di cookie di profilazione.</w:t>
            </w:r>
          </w:p>
          <w:p w:rsidRPr="00476954" w:rsidR="00212A07" w:rsidP="001C0F68" w:rsidRDefault="00212A07" w14:paraId="2E5A10F2" w14:textId="446121B8">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 area di "Gestione delle Preferenze" deve consentire di prestare o negare il consenso per ciascuna categoria di cookies di profilazione, oppure per il singolo cookies di profilazione.</w:t>
            </w:r>
          </w:p>
          <w:p w:rsidRPr="00476954" w:rsidR="00212A07" w:rsidP="001C0F68" w:rsidRDefault="00212A07" w14:paraId="5048D3C1" w14:textId="64984722">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I </w:t>
            </w:r>
            <w:r w:rsidRPr="00476954">
              <w:rPr>
                <w:rFonts w:ascii="Arial" w:hAnsi="Arial" w:cs="Arial"/>
                <w:b/>
                <w:bCs/>
                <w:color w:val="000000"/>
                <w:sz w:val="20"/>
                <w:szCs w:val="20"/>
                <w:lang w:eastAsia="it-IT"/>
              </w:rPr>
              <w:t xml:space="preserve">Cookies Analitici di Terza Parte </w:t>
            </w:r>
            <w:r w:rsidRPr="00476954">
              <w:rPr>
                <w:rFonts w:ascii="Arial" w:hAnsi="Arial" w:cs="Arial"/>
                <w:color w:val="000000"/>
                <w:sz w:val="20"/>
                <w:szCs w:val="20"/>
                <w:lang w:eastAsia="it-IT"/>
              </w:rPr>
              <w:t xml:space="preserve">di norma i servizi di web </w:t>
            </w:r>
            <w:proofErr w:type="spellStart"/>
            <w:r w:rsidRPr="00476954">
              <w:rPr>
                <w:rFonts w:ascii="Arial" w:hAnsi="Arial" w:cs="Arial"/>
                <w:color w:val="000000"/>
                <w:sz w:val="20"/>
                <w:szCs w:val="20"/>
                <w:lang w:eastAsia="it-IT"/>
              </w:rPr>
              <w:t>measurement</w:t>
            </w:r>
            <w:proofErr w:type="spellEnd"/>
            <w:r w:rsidRPr="00476954">
              <w:rPr>
                <w:rFonts w:ascii="Arial" w:hAnsi="Arial" w:cs="Arial"/>
                <w:color w:val="000000"/>
                <w:sz w:val="20"/>
                <w:szCs w:val="20"/>
                <w:lang w:eastAsia="it-IT"/>
              </w:rPr>
              <w:t xml:space="preserve"> realizzati e forniti da terze parti (i più noti sono i servizi Google Analytics e Adobe Analytics) possono essere gestiti come Cookies Tecnici, solo se vengono rispettate entrambe le seguenti condizioni:</w:t>
            </w:r>
          </w:p>
          <w:p w:rsidRPr="00476954" w:rsidR="00212A07" w:rsidP="001C0F68" w:rsidRDefault="00212A07" w14:paraId="14F063AA" w14:textId="77777777">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 adozione di strumenti che riducono il potere identificativo dei cookie, tramite la cancellazione dell’indirizzo IP utilizzato dall’internauta, </w:t>
            </w:r>
          </w:p>
          <w:p w:rsidRPr="00DD3470" w:rsidR="00212A07" w:rsidP="00DD3470" w:rsidRDefault="00212A07" w14:paraId="6AFAF202" w14:textId="498D2120">
            <w:pPr>
              <w:autoSpaceDE w:val="0"/>
              <w:autoSpaceDN w:val="0"/>
              <w:adjustRightInd w:val="0"/>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 xml:space="preserve">• astensione dal combinare i cookie </w:t>
            </w:r>
            <w:proofErr w:type="spellStart"/>
            <w:r w:rsidRPr="00476954">
              <w:rPr>
                <w:rFonts w:ascii="Arial" w:hAnsi="Arial" w:cs="Arial"/>
                <w:color w:val="000000"/>
                <w:sz w:val="20"/>
                <w:szCs w:val="20"/>
                <w:lang w:eastAsia="it-IT"/>
              </w:rPr>
              <w:t>analytics</w:t>
            </w:r>
            <w:proofErr w:type="spellEnd"/>
            <w:r w:rsidRPr="00476954">
              <w:rPr>
                <w:rFonts w:ascii="Arial" w:hAnsi="Arial" w:cs="Arial"/>
                <w:color w:val="000000"/>
                <w:sz w:val="20"/>
                <w:szCs w:val="20"/>
                <w:lang w:eastAsia="it-IT"/>
              </w:rPr>
              <w:t>, così anonimizzati, con altre elaborazioni (es. file dei clienti o statistiche di visite ad altri siti) o dal trasmetterli ad ulteriori terzi.</w:t>
            </w:r>
          </w:p>
        </w:tc>
        <w:tc>
          <w:tcPr>
            <w:tcW w:w="730" w:type="pct"/>
            <w:vAlign w:val="center"/>
          </w:tcPr>
          <w:p w:rsidRPr="00476954" w:rsidR="00212A07" w:rsidP="00396999" w:rsidRDefault="00212A07" w14:paraId="38232339" w14:textId="77777777">
            <w:pPr>
              <w:jc w:val="center"/>
              <w:rPr>
                <w:rFonts w:ascii="Arial" w:hAnsi="Arial" w:cs="Arial"/>
                <w:sz w:val="20"/>
                <w:szCs w:val="20"/>
              </w:rPr>
            </w:pPr>
          </w:p>
        </w:tc>
        <w:tc>
          <w:tcPr>
            <w:tcW w:w="692" w:type="pct"/>
            <w:vAlign w:val="center"/>
          </w:tcPr>
          <w:p w:rsidRPr="00476954" w:rsidR="00212A07" w:rsidP="00396999" w:rsidRDefault="00212A07" w14:paraId="370B1C25" w14:textId="77777777">
            <w:pPr>
              <w:jc w:val="center"/>
              <w:rPr>
                <w:rFonts w:ascii="Arial" w:hAnsi="Arial" w:cs="Arial"/>
                <w:sz w:val="20"/>
                <w:szCs w:val="20"/>
              </w:rPr>
            </w:pPr>
          </w:p>
        </w:tc>
      </w:tr>
      <w:tr w:rsidRPr="00476954" w:rsidR="00212A07" w:rsidTr="00396999" w14:paraId="4AAF5A06" w14:textId="77777777">
        <w:trPr>
          <w:trHeight w:val="540"/>
        </w:trPr>
        <w:tc>
          <w:tcPr>
            <w:tcW w:w="609" w:type="pct"/>
            <w:shd w:val="clear" w:color="auto" w:fill="auto"/>
            <w:vAlign w:val="center"/>
          </w:tcPr>
          <w:p w:rsidRPr="00476954" w:rsidR="00212A07" w:rsidP="008B1919" w:rsidRDefault="00212A07" w14:paraId="7C8AD8EB" w14:textId="77777777">
            <w:pPr>
              <w:jc w:val="center"/>
              <w:rPr>
                <w:rFonts w:ascii="Arial" w:hAnsi="Arial" w:cs="Arial"/>
                <w:sz w:val="20"/>
                <w:szCs w:val="20"/>
              </w:rPr>
            </w:pPr>
            <w:r w:rsidRPr="00476954">
              <w:rPr>
                <w:rFonts w:ascii="Arial" w:hAnsi="Arial" w:cs="Arial"/>
                <w:b/>
                <w:bCs/>
                <w:sz w:val="20"/>
                <w:szCs w:val="20"/>
              </w:rPr>
              <w:t>Legge “Stanca”</w:t>
            </w:r>
          </w:p>
        </w:tc>
        <w:tc>
          <w:tcPr>
            <w:tcW w:w="2969" w:type="pct"/>
            <w:shd w:val="clear" w:color="auto" w:fill="auto"/>
            <w:vAlign w:val="center"/>
          </w:tcPr>
          <w:p w:rsidRPr="00476954" w:rsidR="00212A07" w:rsidP="001C0F68" w:rsidRDefault="00212A07" w14:paraId="75B0A6F4" w14:textId="35075112">
            <w:pPr>
              <w:spacing w:before="60" w:after="60"/>
              <w:jc w:val="both"/>
              <w:rPr>
                <w:rFonts w:ascii="Arial" w:hAnsi="Arial" w:cs="Arial"/>
                <w:color w:val="000000"/>
                <w:sz w:val="20"/>
                <w:szCs w:val="20"/>
                <w:lang w:eastAsia="it-IT"/>
              </w:rPr>
            </w:pPr>
            <w:r w:rsidRPr="00476954">
              <w:rPr>
                <w:rFonts w:ascii="Arial" w:hAnsi="Arial" w:cs="Arial"/>
                <w:color w:val="000000"/>
                <w:sz w:val="20"/>
                <w:szCs w:val="20"/>
                <w:lang w:eastAsia="it-IT"/>
              </w:rPr>
              <w:t>la Legge “Stanca” (Legge 4/2004) ha l’obiettivo di garantire alle persone con disabilità il diritto di accesso ai servizi informatici e telematici della pubblica amministrazione. Nella Circolare N.3/2022 della Agenzia per l’Italia Digitale (AgID) i portali web che offrono servizi al pubblico sono equiparati alle amministrazioni pubbliche; AgID ha adottato con la Determinazione n. 117/2022, le linee guida sull’accessibilità degli strumenti informatici per i soggetti privati che offrono servizi al pubblico attraverso siti web o applicazioni mobili, e quindi rientranti nel perimetro applicativo soggettivo della Legge “Stanca”, nella misura in cui tali soggetti privati gestiscano un fatturato minimo specifico (media di 500 milioni di euro negli ultimi tre anni)</w:t>
            </w:r>
            <w:r w:rsidR="00DD3470">
              <w:rPr>
                <w:rFonts w:ascii="Arial" w:hAnsi="Arial" w:cs="Arial"/>
                <w:color w:val="000000"/>
                <w:sz w:val="20"/>
                <w:szCs w:val="20"/>
                <w:lang w:eastAsia="it-IT"/>
              </w:rPr>
              <w:t>.</w:t>
            </w:r>
          </w:p>
        </w:tc>
        <w:tc>
          <w:tcPr>
            <w:tcW w:w="730" w:type="pct"/>
            <w:vAlign w:val="center"/>
          </w:tcPr>
          <w:p w:rsidRPr="00476954" w:rsidR="00212A07" w:rsidP="00396999" w:rsidRDefault="00212A07" w14:paraId="1501DAF3" w14:textId="77777777">
            <w:pPr>
              <w:jc w:val="center"/>
              <w:rPr>
                <w:rFonts w:ascii="Arial" w:hAnsi="Arial" w:cs="Arial"/>
                <w:sz w:val="20"/>
                <w:szCs w:val="20"/>
              </w:rPr>
            </w:pPr>
          </w:p>
        </w:tc>
        <w:tc>
          <w:tcPr>
            <w:tcW w:w="692" w:type="pct"/>
            <w:vAlign w:val="center"/>
          </w:tcPr>
          <w:p w:rsidRPr="00476954" w:rsidR="00212A07" w:rsidP="00396999" w:rsidRDefault="00212A07" w14:paraId="03395CF2" w14:textId="77777777">
            <w:pPr>
              <w:jc w:val="center"/>
              <w:rPr>
                <w:rFonts w:ascii="Arial" w:hAnsi="Arial" w:cs="Arial"/>
                <w:sz w:val="20"/>
                <w:szCs w:val="20"/>
              </w:rPr>
            </w:pPr>
          </w:p>
        </w:tc>
      </w:tr>
    </w:tbl>
    <w:p w:rsidRPr="00CB2246" w:rsidR="00933533" w:rsidP="00AA6ADD" w:rsidRDefault="00933533" w14:paraId="308E886A" w14:textId="77777777">
      <w:pPr>
        <w:tabs>
          <w:tab w:val="left" w:pos="567"/>
        </w:tabs>
        <w:spacing w:line="260" w:lineRule="exact"/>
        <w:rPr>
          <w:rFonts w:ascii="Arial" w:hAnsi="Arial" w:cs="Arial"/>
        </w:rPr>
      </w:pPr>
    </w:p>
    <w:p w:rsidRPr="00175AEA" w:rsidR="004827F8" w:rsidP="004D0FA7" w:rsidRDefault="004827F8" w14:paraId="147790CF" w14:textId="495D3DF0">
      <w:pPr>
        <w:pStyle w:val="Corpotesto"/>
        <w:numPr>
          <w:ilvl w:val="1"/>
          <w:numId w:val="9"/>
        </w:numPr>
        <w:outlineLvl w:val="2"/>
        <w:rPr>
          <w:b/>
        </w:rPr>
      </w:pPr>
      <w:r w:rsidRPr="00175AEA">
        <w:rPr>
          <w:b/>
        </w:rPr>
        <w:t>Perimetro Pubbliche Amministrazioni</w:t>
      </w:r>
      <w:r w:rsidRPr="00175AEA" w:rsidR="00FB5E07">
        <w:rPr>
          <w:b/>
        </w:rPr>
        <w:t xml:space="preserve"> </w:t>
      </w:r>
      <w:r w:rsidRPr="009C6356" w:rsidR="001F2396">
        <w:rPr>
          <w:b/>
        </w:rPr>
        <w:t xml:space="preserve">(Misure </w:t>
      </w:r>
      <w:proofErr w:type="spellStart"/>
      <w:r w:rsidRPr="009C6356" w:rsidR="001F2396">
        <w:rPr>
          <w:b/>
        </w:rPr>
        <w:t>Agid</w:t>
      </w:r>
      <w:proofErr w:type="spellEnd"/>
      <w:r w:rsidRPr="009C6356" w:rsidR="001F2396">
        <w:rPr>
          <w:b/>
        </w:rPr>
        <w:t>)</w:t>
      </w:r>
    </w:p>
    <w:p w:rsidRPr="00E94D1E" w:rsidR="00A9239A" w:rsidP="00870976" w:rsidRDefault="00A9239A" w14:paraId="1976F06D" w14:textId="59C6F6DC">
      <w:pPr>
        <w:tabs>
          <w:tab w:val="left" w:pos="567"/>
        </w:tabs>
        <w:spacing w:line="260" w:lineRule="exact"/>
        <w:jc w:val="both"/>
        <w:rPr>
          <w:rFonts w:ascii="Arial" w:hAnsi="Arial" w:cs="Arial"/>
        </w:rPr>
      </w:pPr>
      <w:r w:rsidRPr="00E94D1E">
        <w:rPr>
          <w:rFonts w:ascii="Arial" w:hAnsi="Arial" w:cs="Arial"/>
        </w:rPr>
        <w:t xml:space="preserve">Ad aprile 2017 </w:t>
      </w:r>
      <w:proofErr w:type="spellStart"/>
      <w:r w:rsidRPr="00E94D1E">
        <w:rPr>
          <w:rFonts w:ascii="Arial" w:hAnsi="Arial" w:cs="Arial"/>
        </w:rPr>
        <w:t>AgiD</w:t>
      </w:r>
      <w:proofErr w:type="spellEnd"/>
      <w:r w:rsidRPr="00E94D1E">
        <w:rPr>
          <w:rFonts w:ascii="Arial" w:hAnsi="Arial" w:cs="Arial"/>
        </w:rPr>
        <w:t xml:space="preserve"> ha pubblicato nella Gazzetta Ufficiale (</w:t>
      </w:r>
      <w:proofErr w:type="spellStart"/>
      <w:r w:rsidRPr="00E94D1E">
        <w:rPr>
          <w:rFonts w:ascii="Arial" w:hAnsi="Arial" w:cs="Arial"/>
        </w:rPr>
        <w:t>GuRI</w:t>
      </w:r>
      <w:proofErr w:type="spellEnd"/>
      <w:r w:rsidRPr="00E94D1E">
        <w:rPr>
          <w:rFonts w:ascii="Arial" w:hAnsi="Arial" w:cs="Arial"/>
        </w:rPr>
        <w:t xml:space="preserve">) le Misure Minime di Sicurezza per la PA, un documento che contiene le Misure minime di sicurezza ICT per le Pubbliche </w:t>
      </w:r>
      <w:proofErr w:type="gramStart"/>
      <w:r w:rsidRPr="00E94D1E">
        <w:rPr>
          <w:rFonts w:ascii="Arial" w:hAnsi="Arial" w:cs="Arial"/>
        </w:rPr>
        <w:t>Amministrazioni</w:t>
      </w:r>
      <w:proofErr w:type="gramEnd"/>
      <w:r w:rsidRPr="00E94D1E">
        <w:rPr>
          <w:rFonts w:ascii="Arial" w:hAnsi="Arial" w:cs="Arial"/>
        </w:rPr>
        <w:t xml:space="preserve"> le quali costituiscono parte integrante delle Linee Guida per la sicurezza ICT delle Pubbliche Amministrazioni.</w:t>
      </w:r>
    </w:p>
    <w:p w:rsidRPr="00E94D1E" w:rsidR="00E94D1E" w:rsidP="00E94D1E" w:rsidRDefault="004827F8" w14:paraId="65613DB2" w14:textId="5F200A1D">
      <w:pPr>
        <w:pStyle w:val="Corpotesto"/>
      </w:pPr>
      <w:r w:rsidRPr="00E94D1E">
        <w:rPr>
          <w:rFonts w:cs="Arial"/>
        </w:rPr>
        <w:t xml:space="preserve">Le misure </w:t>
      </w:r>
      <w:r w:rsidRPr="00E94D1E" w:rsidR="00E94D1E">
        <w:rPr>
          <w:rFonts w:cs="Arial"/>
        </w:rPr>
        <w:t xml:space="preserve">minime </w:t>
      </w:r>
      <w:proofErr w:type="spellStart"/>
      <w:r w:rsidRPr="00E94D1E">
        <w:rPr>
          <w:rFonts w:cs="Arial"/>
        </w:rPr>
        <w:t>Agid</w:t>
      </w:r>
      <w:proofErr w:type="spellEnd"/>
      <w:r w:rsidRPr="00E94D1E">
        <w:rPr>
          <w:rFonts w:cs="Arial"/>
        </w:rPr>
        <w:t xml:space="preserve"> </w:t>
      </w:r>
      <w:r w:rsidRPr="00E94D1E" w:rsidR="00E94D1E">
        <w:rPr>
          <w:rFonts w:cs="Arial"/>
          <w:szCs w:val="24"/>
          <w:lang w:eastAsia="en-US"/>
        </w:rPr>
        <w:t xml:space="preserve">sono indicate con </w:t>
      </w:r>
      <w:r w:rsidRPr="00E94D1E" w:rsidR="00E94D1E">
        <w:t>la nomenclatura ABSC (</w:t>
      </w:r>
      <w:proofErr w:type="spellStart"/>
      <w:r w:rsidRPr="00E94D1E" w:rsidR="00E94D1E">
        <w:t>Agid</w:t>
      </w:r>
      <w:proofErr w:type="spellEnd"/>
      <w:r w:rsidRPr="00E94D1E" w:rsidR="00E94D1E">
        <w:t xml:space="preserve"> Basic Security </w:t>
      </w:r>
      <w:proofErr w:type="spellStart"/>
      <w:r w:rsidRPr="00E94D1E" w:rsidR="00E94D1E">
        <w:t>Controll</w:t>
      </w:r>
      <w:proofErr w:type="spellEnd"/>
      <w:r w:rsidRPr="00E94D1E" w:rsidR="00E94D1E">
        <w:t xml:space="preserve">), cioè con identificatore gerarchico a tre livelli </w:t>
      </w:r>
      <w:proofErr w:type="spellStart"/>
      <w:proofErr w:type="gramStart"/>
      <w:r w:rsidRPr="00E94D1E" w:rsidR="00E94D1E">
        <w:t>x,y</w:t>
      </w:r>
      <w:proofErr w:type="gramEnd"/>
      <w:r w:rsidRPr="00E94D1E" w:rsidR="00E94D1E">
        <w:t>.z</w:t>
      </w:r>
      <w:proofErr w:type="spellEnd"/>
      <w:r w:rsidRPr="00E94D1E" w:rsidR="00E94D1E">
        <w:t xml:space="preserve"> preceduti dalla lettera M per indicare la misura come minima (</w:t>
      </w:r>
      <w:r w:rsidRPr="00E94D1E" w:rsidR="00E94D1E">
        <w:rPr>
          <w:rFonts w:cs="Arial"/>
          <w:b/>
          <w:szCs w:val="24"/>
          <w:lang w:eastAsia="en-US"/>
        </w:rPr>
        <w:t>[M].</w:t>
      </w:r>
      <w:proofErr w:type="spellStart"/>
      <w:r w:rsidRPr="00E94D1E" w:rsidR="00E94D1E">
        <w:rPr>
          <w:rFonts w:cs="Arial"/>
          <w:b/>
          <w:szCs w:val="24"/>
          <w:lang w:eastAsia="en-US"/>
        </w:rPr>
        <w:t>x.y.z</w:t>
      </w:r>
      <w:proofErr w:type="spellEnd"/>
      <w:r w:rsidRPr="00E94D1E" w:rsidR="00E94D1E">
        <w:rPr>
          <w:rFonts w:cs="Arial"/>
          <w:szCs w:val="24"/>
          <w:lang w:eastAsia="en-US"/>
        </w:rPr>
        <w:t>).</w:t>
      </w:r>
    </w:p>
    <w:p w:rsidR="00B95F76" w:rsidP="00870976" w:rsidRDefault="004827F8" w14:paraId="035EA2F8" w14:textId="417A17AC">
      <w:pPr>
        <w:tabs>
          <w:tab w:val="left" w:pos="567"/>
        </w:tabs>
        <w:spacing w:line="260" w:lineRule="exact"/>
        <w:jc w:val="both"/>
        <w:rPr>
          <w:rFonts w:ascii="Arial" w:hAnsi="Arial" w:cs="Arial"/>
        </w:rPr>
      </w:pPr>
      <w:r w:rsidRPr="00E94D1E">
        <w:rPr>
          <w:rFonts w:ascii="Arial" w:hAnsi="Arial" w:cs="Arial"/>
        </w:rPr>
        <w:t>L’appartenenza di una piattaforma a tale perimetro prevede necessariamente l’inclusione della stessa anche all’interno del Perimetro 231/01 reati informatici e del Perimetro Dati Personali</w:t>
      </w:r>
      <w:r w:rsidRPr="00E94D1E" w:rsidR="00D96BA7">
        <w:rPr>
          <w:rFonts w:ascii="Arial" w:hAnsi="Arial" w:cs="Arial"/>
        </w:rPr>
        <w:t>.</w:t>
      </w:r>
    </w:p>
    <w:p w:rsidR="00B95F76" w:rsidP="00870976" w:rsidRDefault="00B95F76" w14:paraId="41EA0540" w14:textId="77777777">
      <w:pPr>
        <w:tabs>
          <w:tab w:val="left" w:pos="567"/>
        </w:tabs>
        <w:spacing w:line="260" w:lineRule="exact"/>
        <w:jc w:val="both"/>
        <w:rPr>
          <w:rFonts w:ascii="Arial" w:hAnsi="Arial" w:cs="Arial"/>
        </w:rPr>
      </w:pPr>
    </w:p>
    <w:tbl>
      <w:tblPr>
        <w:tblStyle w:val="Grigliatabella"/>
        <w:tblW w:w="10627" w:type="dxa"/>
        <w:tblLook w:val="04A0" w:firstRow="1" w:lastRow="0" w:firstColumn="1" w:lastColumn="0" w:noHBand="0" w:noVBand="1"/>
      </w:tblPr>
      <w:tblGrid>
        <w:gridCol w:w="1188"/>
        <w:gridCol w:w="1717"/>
        <w:gridCol w:w="4603"/>
        <w:gridCol w:w="1602"/>
        <w:gridCol w:w="1517"/>
      </w:tblGrid>
      <w:tr w:rsidRPr="009A33F1" w:rsidR="00797EA0" w:rsidTr="00DD3470" w14:paraId="30AD3B79" w14:textId="77777777">
        <w:trPr>
          <w:trHeight w:val="818"/>
          <w:tblHeader/>
        </w:trPr>
        <w:tc>
          <w:tcPr>
            <w:tcW w:w="1188" w:type="dxa"/>
            <w:shd w:val="clear" w:color="auto" w:fill="A6A6A6" w:themeFill="background1" w:themeFillShade="A6"/>
            <w:vAlign w:val="center"/>
          </w:tcPr>
          <w:p w:rsidR="00E05841" w:rsidP="00797EA0" w:rsidRDefault="00797EA0" w14:paraId="04CBD25E" w14:textId="77777777">
            <w:pPr>
              <w:jc w:val="center"/>
              <w:rPr>
                <w:rFonts w:ascii="Arial" w:hAnsi="Arial" w:cs="Arial"/>
                <w:b/>
                <w:bCs/>
                <w:color w:val="FFFFFF"/>
                <w:sz w:val="20"/>
                <w:szCs w:val="20"/>
              </w:rPr>
            </w:pPr>
            <w:r w:rsidRPr="00870976">
              <w:rPr>
                <w:rFonts w:ascii="Arial" w:hAnsi="Arial" w:cs="Arial"/>
                <w:b/>
                <w:bCs/>
                <w:color w:val="FFFFFF"/>
                <w:sz w:val="20"/>
                <w:szCs w:val="20"/>
              </w:rPr>
              <w:t>ID</w:t>
            </w:r>
          </w:p>
          <w:p w:rsidRPr="00870976" w:rsidR="00797EA0" w:rsidP="00797EA0" w:rsidRDefault="00797EA0" w14:paraId="02659A32" w14:textId="5D8CFCD1">
            <w:pPr>
              <w:jc w:val="center"/>
              <w:rPr>
                <w:rFonts w:ascii="Arial" w:hAnsi="Arial" w:cs="Arial"/>
                <w:b/>
                <w:bCs/>
                <w:color w:val="FFFFFF"/>
                <w:sz w:val="20"/>
                <w:szCs w:val="20"/>
              </w:rPr>
            </w:pPr>
            <w:r w:rsidRPr="00870976">
              <w:rPr>
                <w:rFonts w:ascii="Arial" w:hAnsi="Arial" w:cs="Arial"/>
                <w:b/>
                <w:bCs/>
                <w:color w:val="FFFFFF"/>
                <w:sz w:val="20"/>
                <w:szCs w:val="20"/>
              </w:rPr>
              <w:t>MISURA</w:t>
            </w:r>
          </w:p>
        </w:tc>
        <w:tc>
          <w:tcPr>
            <w:tcW w:w="1717" w:type="dxa"/>
            <w:shd w:val="clear" w:color="auto" w:fill="A6A6A6" w:themeFill="background1" w:themeFillShade="A6"/>
            <w:noWrap/>
            <w:vAlign w:val="center"/>
          </w:tcPr>
          <w:p w:rsidRPr="00870976" w:rsidR="00797EA0" w:rsidP="00797EA0" w:rsidRDefault="00797EA0" w14:paraId="0ED910E9" w14:textId="1CA6CE55">
            <w:pPr>
              <w:jc w:val="center"/>
              <w:rPr>
                <w:rFonts w:ascii="Arial" w:hAnsi="Arial" w:cs="Arial"/>
                <w:b/>
                <w:bCs/>
                <w:color w:val="FFFFFF"/>
                <w:sz w:val="20"/>
                <w:szCs w:val="20"/>
              </w:rPr>
            </w:pPr>
            <w:r w:rsidRPr="00870976">
              <w:rPr>
                <w:rFonts w:ascii="Arial" w:hAnsi="Arial" w:cs="Arial"/>
                <w:b/>
                <w:bCs/>
                <w:color w:val="FFFFFF"/>
                <w:sz w:val="20"/>
                <w:szCs w:val="20"/>
              </w:rPr>
              <w:t xml:space="preserve">Categoria </w:t>
            </w:r>
            <w:proofErr w:type="spellStart"/>
            <w:r w:rsidRPr="00870976">
              <w:rPr>
                <w:rFonts w:ascii="Arial" w:hAnsi="Arial" w:cs="Arial"/>
                <w:b/>
                <w:bCs/>
                <w:color w:val="FFFFFF"/>
                <w:sz w:val="20"/>
                <w:szCs w:val="20"/>
              </w:rPr>
              <w:t>Mimip</w:t>
            </w:r>
            <w:proofErr w:type="spellEnd"/>
          </w:p>
        </w:tc>
        <w:tc>
          <w:tcPr>
            <w:tcW w:w="4603" w:type="dxa"/>
            <w:shd w:val="clear" w:color="auto" w:fill="92D050"/>
            <w:vAlign w:val="center"/>
          </w:tcPr>
          <w:p w:rsidRPr="00870976" w:rsidR="00797EA0" w:rsidP="002B05F1" w:rsidRDefault="00797EA0" w14:paraId="386A7C96" w14:textId="46464468">
            <w:pPr>
              <w:spacing w:before="60" w:after="60"/>
              <w:jc w:val="center"/>
              <w:rPr>
                <w:rFonts w:ascii="Arial" w:hAnsi="Arial" w:cs="Arial"/>
                <w:b/>
                <w:bCs/>
                <w:sz w:val="20"/>
                <w:szCs w:val="20"/>
              </w:rPr>
            </w:pPr>
            <w:r w:rsidRPr="00870976">
              <w:rPr>
                <w:rFonts w:ascii="Arial" w:hAnsi="Arial" w:cs="Arial"/>
                <w:b/>
                <w:bCs/>
                <w:sz w:val="20"/>
                <w:szCs w:val="20"/>
              </w:rPr>
              <w:t>Testo requisito</w:t>
            </w:r>
          </w:p>
        </w:tc>
        <w:tc>
          <w:tcPr>
            <w:tcW w:w="1602" w:type="dxa"/>
            <w:shd w:val="clear" w:color="auto" w:fill="92D050"/>
            <w:vAlign w:val="center"/>
          </w:tcPr>
          <w:p w:rsidRPr="00870976" w:rsidR="00797EA0" w:rsidP="00DD3470" w:rsidRDefault="00797EA0" w14:paraId="1F5B3369" w14:textId="027FCF54">
            <w:pPr>
              <w:tabs>
                <w:tab w:val="left" w:pos="567"/>
              </w:tabs>
              <w:spacing w:line="260" w:lineRule="exact"/>
              <w:jc w:val="center"/>
              <w:rPr>
                <w:rFonts w:ascii="Arial" w:hAnsi="Arial" w:cs="Arial"/>
                <w:sz w:val="20"/>
                <w:szCs w:val="20"/>
              </w:rPr>
            </w:pPr>
            <w:r>
              <w:rPr>
                <w:rFonts w:ascii="Arial" w:hAnsi="Arial" w:cs="Arial"/>
                <w:b/>
                <w:bCs/>
                <w:sz w:val="20"/>
                <w:szCs w:val="20"/>
              </w:rPr>
              <w:t>Responsabile 1</w:t>
            </w:r>
          </w:p>
        </w:tc>
        <w:tc>
          <w:tcPr>
            <w:tcW w:w="1517" w:type="dxa"/>
            <w:shd w:val="clear" w:color="auto" w:fill="92D050"/>
            <w:vAlign w:val="center"/>
          </w:tcPr>
          <w:p w:rsidRPr="00870976" w:rsidR="00797EA0" w:rsidP="00DD3470" w:rsidRDefault="00797EA0" w14:paraId="08D00DC7" w14:textId="78DD7D01">
            <w:pPr>
              <w:tabs>
                <w:tab w:val="left" w:pos="567"/>
              </w:tabs>
              <w:spacing w:line="260" w:lineRule="exact"/>
              <w:jc w:val="center"/>
              <w:rPr>
                <w:rFonts w:ascii="Arial" w:hAnsi="Arial" w:cs="Arial"/>
                <w:sz w:val="20"/>
                <w:szCs w:val="20"/>
              </w:rPr>
            </w:pPr>
            <w:r>
              <w:rPr>
                <w:rFonts w:ascii="Arial" w:hAnsi="Arial" w:cs="Arial"/>
                <w:b/>
                <w:bCs/>
                <w:sz w:val="20"/>
                <w:szCs w:val="20"/>
              </w:rPr>
              <w:t>Responsabile 2</w:t>
            </w:r>
          </w:p>
        </w:tc>
      </w:tr>
      <w:tr w:rsidRPr="009A33F1" w:rsidR="005108CF" w:rsidTr="00DD3470" w14:paraId="29EE05C7" w14:textId="77777777">
        <w:tc>
          <w:tcPr>
            <w:tcW w:w="1188" w:type="dxa"/>
            <w:hideMark/>
          </w:tcPr>
          <w:p w:rsidRPr="00870976" w:rsidR="005108CF" w:rsidP="00C0280D" w:rsidRDefault="005108CF" w14:paraId="29841D12"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 xml:space="preserve">PdE-ICT.013.1 </w:t>
            </w:r>
            <w:r w:rsidRPr="00870976">
              <w:rPr>
                <w:rFonts w:ascii="Arial" w:hAnsi="Arial" w:cs="Arial"/>
                <w:sz w:val="20"/>
                <w:szCs w:val="20"/>
              </w:rPr>
              <w:t>PdE-ICT.013.2</w:t>
            </w:r>
          </w:p>
        </w:tc>
        <w:tc>
          <w:tcPr>
            <w:tcW w:w="1717" w:type="dxa"/>
            <w:noWrap/>
            <w:hideMark/>
          </w:tcPr>
          <w:p w:rsidRPr="00870976" w:rsidR="005108CF" w:rsidP="00C0280D" w:rsidRDefault="005108CF" w14:paraId="4C5C0F3C"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Protezione degli elaboratori</w:t>
            </w:r>
          </w:p>
        </w:tc>
        <w:tc>
          <w:tcPr>
            <w:tcW w:w="4603" w:type="dxa"/>
            <w:hideMark/>
          </w:tcPr>
          <w:p w:rsidR="005108CF" w:rsidP="002B05F1" w:rsidRDefault="00B30C23" w14:paraId="15C07BB2" w14:textId="15D89547">
            <w:pPr>
              <w:tabs>
                <w:tab w:val="left" w:pos="567"/>
              </w:tabs>
              <w:spacing w:before="60" w:after="60" w:line="260" w:lineRule="exact"/>
              <w:jc w:val="both"/>
              <w:rPr>
                <w:rFonts w:ascii="Arial" w:hAnsi="Arial" w:cs="Arial"/>
                <w:sz w:val="20"/>
                <w:szCs w:val="20"/>
              </w:rPr>
            </w:pPr>
            <w:ins w:author="Pernaselci Alessandro" w:date="2025-04-23T09:54:00Z" w:id="86">
              <w:r>
                <w:rPr>
                  <w:rFonts w:ascii="Arial" w:hAnsi="Arial" w:cs="Arial"/>
                  <w:sz w:val="20"/>
                  <w:szCs w:val="20"/>
                </w:rPr>
                <w:t>È</w:t>
              </w:r>
            </w:ins>
            <w:del w:author="Pernaselci Alessandro" w:date="2025-04-23T09:54:00Z" w:id="87">
              <w:r w:rsidRPr="00870976" w:rsidDel="00B30C23" w:rsidR="005108CF">
                <w:rPr>
                  <w:rFonts w:ascii="Arial" w:hAnsi="Arial" w:cs="Arial"/>
                  <w:sz w:val="20"/>
                  <w:szCs w:val="20"/>
                </w:rPr>
                <w:delText>E'</w:delText>
              </w:r>
            </w:del>
            <w:r w:rsidRPr="00870976" w:rsidR="005108CF">
              <w:rPr>
                <w:rFonts w:ascii="Arial" w:hAnsi="Arial" w:cs="Arial"/>
                <w:sz w:val="20"/>
                <w:szCs w:val="20"/>
              </w:rPr>
              <w:t xml:space="preserve"> previsto che venga applicata una protezione crittografica sui dati rilevanti (aventi particolari requisiti di riservatezza). Per le soluzioni custom </w:t>
            </w:r>
            <w:r w:rsidRPr="00870976" w:rsidR="005108CF">
              <w:rPr>
                <w:rFonts w:ascii="Arial" w:hAnsi="Arial" w:cs="Arial"/>
                <w:sz w:val="20"/>
                <w:szCs w:val="20"/>
              </w:rPr>
              <w:t>condividere contrattualmente con il cliente quali sono i dati rilevanti.</w:t>
            </w:r>
          </w:p>
          <w:p w:rsidRPr="00870976" w:rsidR="005108CF" w:rsidP="002B05F1" w:rsidRDefault="005108CF" w14:paraId="02C14685" w14:textId="1456234C">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13.1.1:</w:t>
            </w:r>
          </w:p>
        </w:tc>
        <w:tc>
          <w:tcPr>
            <w:tcW w:w="1602" w:type="dxa"/>
            <w:vAlign w:val="center"/>
            <w:hideMark/>
          </w:tcPr>
          <w:p w:rsidRPr="00870976" w:rsidR="005108CF" w:rsidP="00DD3470" w:rsidRDefault="005108CF" w14:paraId="612EBDDE" w14:textId="19F989D7">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5936E4A2" w14:textId="76076677">
            <w:pPr>
              <w:tabs>
                <w:tab w:val="left" w:pos="567"/>
              </w:tabs>
              <w:spacing w:line="260" w:lineRule="exact"/>
              <w:jc w:val="center"/>
              <w:rPr>
                <w:rFonts w:ascii="Arial" w:hAnsi="Arial" w:cs="Arial"/>
                <w:sz w:val="20"/>
                <w:szCs w:val="20"/>
              </w:rPr>
            </w:pPr>
          </w:p>
        </w:tc>
      </w:tr>
      <w:tr w:rsidRPr="009A33F1" w:rsidR="005108CF" w:rsidTr="00DD3470" w14:paraId="32B44B49" w14:textId="77777777">
        <w:tc>
          <w:tcPr>
            <w:tcW w:w="1188" w:type="dxa"/>
            <w:hideMark/>
          </w:tcPr>
          <w:p w:rsidRPr="00870976" w:rsidR="005108CF" w:rsidP="00C0280D" w:rsidRDefault="005108CF" w14:paraId="2B605E7D"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Doc-ICT.012.1</w:t>
            </w:r>
          </w:p>
        </w:tc>
        <w:tc>
          <w:tcPr>
            <w:tcW w:w="1717" w:type="dxa"/>
            <w:noWrap/>
            <w:hideMark/>
          </w:tcPr>
          <w:p w:rsidRPr="00870976" w:rsidR="005108CF" w:rsidP="00C0280D" w:rsidRDefault="005108CF" w14:paraId="2B15A7EB"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Documentazione</w:t>
            </w:r>
          </w:p>
        </w:tc>
        <w:tc>
          <w:tcPr>
            <w:tcW w:w="4603" w:type="dxa"/>
            <w:hideMark/>
          </w:tcPr>
          <w:p w:rsidR="005108CF" w:rsidP="002B05F1" w:rsidRDefault="000C4F19" w14:paraId="4EFF8EF0" w14:textId="31D7102B">
            <w:pPr>
              <w:tabs>
                <w:tab w:val="left" w:pos="567"/>
              </w:tabs>
              <w:spacing w:before="60" w:after="60" w:line="260" w:lineRule="exact"/>
              <w:jc w:val="both"/>
              <w:rPr>
                <w:rFonts w:ascii="Arial" w:hAnsi="Arial" w:cs="Arial"/>
                <w:sz w:val="20"/>
                <w:szCs w:val="20"/>
              </w:rPr>
            </w:pPr>
            <w:ins w:author="Pernaselci Alessandro" w:date="2025-04-23T09:54:00Z" w:id="88">
              <w:r>
                <w:rPr>
                  <w:rFonts w:ascii="Arial" w:hAnsi="Arial" w:cs="Arial"/>
                  <w:sz w:val="20"/>
                  <w:szCs w:val="20"/>
                </w:rPr>
                <w:t>È</w:t>
              </w:r>
            </w:ins>
            <w:del w:author="Pernaselci Alessandro" w:date="2025-04-23T09:54:00Z" w:id="89">
              <w:r w:rsidRPr="00870976" w:rsidDel="000C4F19" w:rsidR="005108CF">
                <w:rPr>
                  <w:rFonts w:ascii="Arial" w:hAnsi="Arial" w:cs="Arial"/>
                  <w:sz w:val="20"/>
                  <w:szCs w:val="20"/>
                </w:rPr>
                <w:delText>E'</w:delText>
              </w:r>
            </w:del>
            <w:r w:rsidRPr="00870976" w:rsidR="005108CF">
              <w:rPr>
                <w:rFonts w:ascii="Arial" w:hAnsi="Arial" w:cs="Arial"/>
                <w:sz w:val="20"/>
                <w:szCs w:val="20"/>
              </w:rPr>
              <w:t xml:space="preserve"> prevista l'implementazione di un inventario delle risorse di tutti i sistemi collegati alla rete e dei dispositivi di rete stessi, che registra almeno l’indirizzo IP, da aggiornare quando nuovi dispositivi approvati vengono collegati in rete.</w:t>
            </w:r>
          </w:p>
          <w:p w:rsidRPr="00870976" w:rsidR="005108CF" w:rsidP="002B05F1" w:rsidRDefault="005108CF" w14:paraId="78D7B949" w14:textId="61D514D5">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1.1.1:</w:t>
            </w:r>
            <w:r w:rsidR="002B05F1">
              <w:rPr>
                <w:rFonts w:ascii="Arial" w:hAnsi="Arial" w:cs="Arial"/>
                <w:b/>
                <w:bCs/>
                <w:sz w:val="20"/>
                <w:szCs w:val="20"/>
              </w:rPr>
              <w:t xml:space="preserve"> - </w:t>
            </w:r>
            <w:r w:rsidRPr="00870976">
              <w:rPr>
                <w:rFonts w:ascii="Arial" w:hAnsi="Arial" w:cs="Arial"/>
                <w:b/>
                <w:bCs/>
                <w:sz w:val="20"/>
                <w:szCs w:val="20"/>
              </w:rPr>
              <w:t>[M] 1.3.1:</w:t>
            </w:r>
            <w:r w:rsidR="002B05F1">
              <w:rPr>
                <w:rFonts w:ascii="Arial" w:hAnsi="Arial" w:cs="Arial"/>
                <w:b/>
                <w:bCs/>
                <w:sz w:val="20"/>
                <w:szCs w:val="20"/>
              </w:rPr>
              <w:t xml:space="preserve"> - </w:t>
            </w:r>
            <w:r w:rsidRPr="00870976">
              <w:rPr>
                <w:rFonts w:ascii="Arial" w:hAnsi="Arial" w:cs="Arial"/>
                <w:b/>
                <w:bCs/>
                <w:sz w:val="20"/>
                <w:szCs w:val="20"/>
              </w:rPr>
              <w:t>[M]1.4.1</w:t>
            </w:r>
            <w:r>
              <w:rPr>
                <w:rFonts w:ascii="Arial" w:hAnsi="Arial" w:cs="Arial"/>
                <w:b/>
                <w:bCs/>
                <w:sz w:val="20"/>
                <w:szCs w:val="20"/>
              </w:rPr>
              <w:t>:</w:t>
            </w:r>
            <w:r w:rsidR="002B05F1">
              <w:rPr>
                <w:rFonts w:ascii="Arial" w:hAnsi="Arial" w:cs="Arial"/>
                <w:b/>
                <w:bCs/>
                <w:sz w:val="20"/>
                <w:szCs w:val="20"/>
              </w:rPr>
              <w:t xml:space="preserve"> - </w:t>
            </w:r>
            <w:r w:rsidRPr="00870976">
              <w:rPr>
                <w:rFonts w:ascii="Arial" w:hAnsi="Arial" w:cs="Arial"/>
                <w:b/>
                <w:bCs/>
                <w:sz w:val="20"/>
                <w:szCs w:val="20"/>
              </w:rPr>
              <w:t>[M]1.4.1:</w:t>
            </w:r>
          </w:p>
        </w:tc>
        <w:tc>
          <w:tcPr>
            <w:tcW w:w="1602" w:type="dxa"/>
            <w:noWrap/>
            <w:vAlign w:val="center"/>
            <w:hideMark/>
          </w:tcPr>
          <w:p w:rsidRPr="00870976" w:rsidR="005108CF" w:rsidP="00DD3470" w:rsidRDefault="005108CF" w14:paraId="2ABB0F9D" w14:textId="1529B7ED">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6552C09E" w14:textId="14F2DE7E">
            <w:pPr>
              <w:tabs>
                <w:tab w:val="left" w:pos="567"/>
              </w:tabs>
              <w:spacing w:line="260" w:lineRule="exact"/>
              <w:jc w:val="center"/>
              <w:rPr>
                <w:rFonts w:ascii="Arial" w:hAnsi="Arial" w:cs="Arial"/>
                <w:sz w:val="20"/>
                <w:szCs w:val="20"/>
              </w:rPr>
            </w:pPr>
          </w:p>
        </w:tc>
      </w:tr>
      <w:tr w:rsidRPr="009A33F1" w:rsidR="005108CF" w:rsidTr="00DD3470" w14:paraId="4BCABC26" w14:textId="77777777">
        <w:tc>
          <w:tcPr>
            <w:tcW w:w="1188" w:type="dxa"/>
            <w:hideMark/>
          </w:tcPr>
          <w:p w:rsidRPr="00870976" w:rsidR="005108CF" w:rsidP="00C0280D" w:rsidRDefault="005108CF" w14:paraId="49B8F9D9"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PdE-ICT.014.1</w:t>
            </w:r>
          </w:p>
        </w:tc>
        <w:tc>
          <w:tcPr>
            <w:tcW w:w="1717" w:type="dxa"/>
            <w:noWrap/>
            <w:hideMark/>
          </w:tcPr>
          <w:p w:rsidRPr="00870976" w:rsidR="005108CF" w:rsidP="00C0280D" w:rsidRDefault="005108CF" w14:paraId="5855DADD"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Protezione degli elaboratori</w:t>
            </w:r>
          </w:p>
        </w:tc>
        <w:tc>
          <w:tcPr>
            <w:tcW w:w="4603" w:type="dxa"/>
            <w:hideMark/>
          </w:tcPr>
          <w:p w:rsidR="005108CF" w:rsidP="002B05F1" w:rsidRDefault="006D48B4" w14:paraId="6F8AC04F" w14:textId="46372451">
            <w:pPr>
              <w:tabs>
                <w:tab w:val="left" w:pos="567"/>
              </w:tabs>
              <w:spacing w:before="60" w:after="60" w:line="260" w:lineRule="exact"/>
              <w:jc w:val="both"/>
              <w:rPr>
                <w:rFonts w:ascii="Arial" w:hAnsi="Arial" w:cs="Arial"/>
                <w:sz w:val="20"/>
                <w:szCs w:val="20"/>
              </w:rPr>
            </w:pPr>
            <w:ins w:author="Pernaselci Alessandro" w:date="2025-04-23T09:55:00Z" w:id="90">
              <w:r>
                <w:rPr>
                  <w:rFonts w:ascii="Arial" w:hAnsi="Arial" w:cs="Arial"/>
                  <w:sz w:val="20"/>
                  <w:szCs w:val="20"/>
                </w:rPr>
                <w:t>È</w:t>
              </w:r>
            </w:ins>
            <w:del w:author="Pernaselci Alessandro" w:date="2025-04-23T09:55:00Z" w:id="91">
              <w:r w:rsidRPr="00870976" w:rsidDel="006D48B4" w:rsidR="005108CF">
                <w:rPr>
                  <w:rFonts w:ascii="Arial" w:hAnsi="Arial" w:cs="Arial"/>
                  <w:sz w:val="20"/>
                  <w:szCs w:val="20"/>
                </w:rPr>
                <w:delText>E'</w:delText>
              </w:r>
            </w:del>
            <w:r w:rsidRPr="00870976" w:rsidR="005108CF">
              <w:rPr>
                <w:rFonts w:ascii="Arial" w:hAnsi="Arial" w:cs="Arial"/>
                <w:sz w:val="20"/>
                <w:szCs w:val="20"/>
              </w:rPr>
              <w:t xml:space="preserve"> prevista la redazione di un elenco di software autorizzati, con relative versioni, necessari per ciascun tipo di sistema, compresi server e al contempo non è consentita l’installazione di software non compreso in tale elenco. </w:t>
            </w:r>
            <w:ins w:author="Pernaselci Alessandro" w:date="2025-04-23T09:55:00Z" w:id="92">
              <w:r w:rsidR="00F44A5F">
                <w:rPr>
                  <w:rFonts w:ascii="Arial" w:hAnsi="Arial" w:cs="Arial"/>
                  <w:sz w:val="20"/>
                  <w:szCs w:val="20"/>
                </w:rPr>
                <w:t>È</w:t>
              </w:r>
            </w:ins>
            <w:del w:author="Pernaselci Alessandro" w:date="2025-04-23T09:55:00Z" w:id="93">
              <w:r w:rsidRPr="00870976" w:rsidDel="00F44A5F" w:rsidR="005108CF">
                <w:rPr>
                  <w:rFonts w:ascii="Arial" w:hAnsi="Arial" w:cs="Arial"/>
                  <w:sz w:val="20"/>
                  <w:szCs w:val="20"/>
                </w:rPr>
                <w:delText>E'</w:delText>
              </w:r>
            </w:del>
            <w:r w:rsidRPr="00870976" w:rsidR="005108CF">
              <w:rPr>
                <w:rFonts w:ascii="Arial" w:hAnsi="Arial" w:cs="Arial"/>
                <w:sz w:val="20"/>
                <w:szCs w:val="20"/>
              </w:rPr>
              <w:t xml:space="preserve"> prevista l'esecuzione di regolari scansioni sui sistemi al fine di rilevare la presenza di software non autorizzato.</w:t>
            </w:r>
          </w:p>
          <w:p w:rsidRPr="00870976" w:rsidR="005108CF" w:rsidP="00FF1905" w:rsidRDefault="005108CF" w14:paraId="70BA32BD" w14:textId="47730EF0">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w:t>
            </w:r>
            <w:r w:rsidRPr="00870976">
              <w:rPr>
                <w:rFonts w:ascii="Arial" w:hAnsi="Arial" w:cs="Arial"/>
                <w:b/>
                <w:bCs/>
                <w:sz w:val="20"/>
                <w:szCs w:val="20"/>
              </w:rPr>
              <w:t>M] 2.1.1:</w:t>
            </w:r>
            <w:r w:rsidR="00FF1905">
              <w:rPr>
                <w:rFonts w:ascii="Arial" w:hAnsi="Arial" w:cs="Arial"/>
                <w:b/>
                <w:bCs/>
                <w:sz w:val="20"/>
                <w:szCs w:val="20"/>
              </w:rPr>
              <w:t xml:space="preserve"> - </w:t>
            </w:r>
            <w:r w:rsidRPr="00870976">
              <w:rPr>
                <w:rFonts w:ascii="Arial" w:hAnsi="Arial" w:cs="Arial"/>
                <w:b/>
                <w:bCs/>
                <w:sz w:val="20"/>
                <w:szCs w:val="20"/>
              </w:rPr>
              <w:t>[M] 2.3.1:</w:t>
            </w:r>
          </w:p>
        </w:tc>
        <w:tc>
          <w:tcPr>
            <w:tcW w:w="1602" w:type="dxa"/>
            <w:noWrap/>
            <w:vAlign w:val="center"/>
            <w:hideMark/>
          </w:tcPr>
          <w:p w:rsidRPr="00870976" w:rsidR="005108CF" w:rsidP="00DD3470" w:rsidRDefault="005108CF" w14:paraId="609AD180" w14:textId="7C81C920">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2E63F56A" w14:textId="444E339B">
            <w:pPr>
              <w:tabs>
                <w:tab w:val="left" w:pos="567"/>
              </w:tabs>
              <w:spacing w:line="260" w:lineRule="exact"/>
              <w:jc w:val="center"/>
              <w:rPr>
                <w:rFonts w:ascii="Arial" w:hAnsi="Arial" w:cs="Arial"/>
                <w:sz w:val="20"/>
                <w:szCs w:val="20"/>
              </w:rPr>
            </w:pPr>
          </w:p>
        </w:tc>
      </w:tr>
      <w:tr w:rsidRPr="009A33F1" w:rsidR="005108CF" w:rsidTr="00DD3470" w14:paraId="5E855DEF" w14:textId="77777777">
        <w:tc>
          <w:tcPr>
            <w:tcW w:w="1188" w:type="dxa"/>
            <w:hideMark/>
          </w:tcPr>
          <w:p w:rsidRPr="00870976" w:rsidR="005108CF" w:rsidP="00C0280D" w:rsidRDefault="005108CF" w14:paraId="3BA0D313"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Bck-ICT.004.1</w:t>
            </w:r>
          </w:p>
        </w:tc>
        <w:tc>
          <w:tcPr>
            <w:tcW w:w="1717" w:type="dxa"/>
            <w:noWrap/>
            <w:hideMark/>
          </w:tcPr>
          <w:p w:rsidRPr="00870976" w:rsidR="005108CF" w:rsidP="00C0280D" w:rsidRDefault="005108CF" w14:paraId="23CE4E81"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Back-up</w:t>
            </w:r>
          </w:p>
        </w:tc>
        <w:tc>
          <w:tcPr>
            <w:tcW w:w="4603" w:type="dxa"/>
            <w:hideMark/>
          </w:tcPr>
          <w:p w:rsidR="005108CF" w:rsidP="002B05F1" w:rsidRDefault="005108CF" w14:paraId="07954209" w14:textId="0DE07070">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Su server e per la protezione dei sistemi operativi, sono definite, impiegate e ripristinate (nel caso vengano compromessi) configurazioni standard. Le immagini d’installazione sono memorizzate offline.</w:t>
            </w:r>
          </w:p>
          <w:p w:rsidRPr="00870976" w:rsidR="005108CF" w:rsidP="00FF1905" w:rsidRDefault="005108CF" w14:paraId="3CA67318" w14:textId="0798BFA0">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3.1.1:</w:t>
            </w:r>
            <w:r w:rsidR="00FF1905">
              <w:rPr>
                <w:rFonts w:ascii="Arial" w:hAnsi="Arial" w:cs="Arial"/>
                <w:b/>
                <w:bCs/>
                <w:sz w:val="20"/>
                <w:szCs w:val="20"/>
              </w:rPr>
              <w:t xml:space="preserve"> - </w:t>
            </w:r>
            <w:r w:rsidRPr="00870976">
              <w:rPr>
                <w:rFonts w:ascii="Arial" w:hAnsi="Arial" w:cs="Arial"/>
                <w:b/>
                <w:bCs/>
                <w:sz w:val="20"/>
                <w:szCs w:val="20"/>
              </w:rPr>
              <w:t>[M] 3.1.1:</w:t>
            </w:r>
            <w:r w:rsidR="00FF1905">
              <w:rPr>
                <w:rFonts w:ascii="Arial" w:hAnsi="Arial" w:cs="Arial"/>
                <w:b/>
                <w:bCs/>
                <w:sz w:val="20"/>
                <w:szCs w:val="20"/>
              </w:rPr>
              <w:t xml:space="preserve"> - </w:t>
            </w:r>
            <w:r w:rsidRPr="00870976">
              <w:rPr>
                <w:rFonts w:ascii="Arial" w:hAnsi="Arial" w:cs="Arial"/>
                <w:b/>
                <w:bCs/>
                <w:sz w:val="20"/>
                <w:szCs w:val="20"/>
              </w:rPr>
              <w:t>[M] 3.2.1:</w:t>
            </w:r>
            <w:r w:rsidR="00FF1905">
              <w:rPr>
                <w:rFonts w:ascii="Arial" w:hAnsi="Arial" w:cs="Arial"/>
                <w:b/>
                <w:bCs/>
                <w:sz w:val="20"/>
                <w:szCs w:val="20"/>
              </w:rPr>
              <w:t xml:space="preserve"> - </w:t>
            </w:r>
            <w:r>
              <w:rPr>
                <w:rFonts w:ascii="Arial" w:hAnsi="Arial" w:cs="Arial"/>
                <w:b/>
                <w:bCs/>
                <w:sz w:val="20"/>
                <w:szCs w:val="20"/>
              </w:rPr>
              <w:t xml:space="preserve">[M] </w:t>
            </w:r>
            <w:proofErr w:type="gramStart"/>
            <w:r w:rsidRPr="00870976">
              <w:rPr>
                <w:rFonts w:ascii="Arial" w:hAnsi="Arial" w:cs="Arial"/>
                <w:b/>
                <w:bCs/>
                <w:sz w:val="20"/>
                <w:szCs w:val="20"/>
              </w:rPr>
              <w:t>3.2.2 :</w:t>
            </w:r>
            <w:proofErr w:type="gramEnd"/>
            <w:r w:rsidR="00FF1905">
              <w:rPr>
                <w:rFonts w:ascii="Arial" w:hAnsi="Arial" w:cs="Arial"/>
                <w:b/>
                <w:bCs/>
                <w:sz w:val="20"/>
                <w:szCs w:val="20"/>
              </w:rPr>
              <w:t xml:space="preserve"> - </w:t>
            </w:r>
            <w:r w:rsidRPr="00870976">
              <w:rPr>
                <w:rFonts w:ascii="Arial" w:hAnsi="Arial" w:cs="Arial"/>
                <w:b/>
                <w:bCs/>
                <w:sz w:val="20"/>
                <w:szCs w:val="20"/>
              </w:rPr>
              <w:t>[M] 3.3.1:</w:t>
            </w:r>
          </w:p>
        </w:tc>
        <w:tc>
          <w:tcPr>
            <w:tcW w:w="1602" w:type="dxa"/>
            <w:noWrap/>
            <w:vAlign w:val="center"/>
            <w:hideMark/>
          </w:tcPr>
          <w:p w:rsidRPr="00870976" w:rsidR="005108CF" w:rsidP="00DD3470" w:rsidRDefault="005108CF" w14:paraId="30346DE6" w14:textId="1A0DBC26">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6668D377" w14:textId="071EA51E">
            <w:pPr>
              <w:tabs>
                <w:tab w:val="left" w:pos="567"/>
              </w:tabs>
              <w:spacing w:line="260" w:lineRule="exact"/>
              <w:jc w:val="center"/>
              <w:rPr>
                <w:rFonts w:ascii="Arial" w:hAnsi="Arial" w:cs="Arial"/>
                <w:sz w:val="20"/>
                <w:szCs w:val="20"/>
              </w:rPr>
            </w:pPr>
          </w:p>
        </w:tc>
      </w:tr>
      <w:tr w:rsidRPr="009A33F1" w:rsidR="005108CF" w:rsidTr="00DD3470" w14:paraId="74DDB7CE" w14:textId="77777777">
        <w:tc>
          <w:tcPr>
            <w:tcW w:w="1188" w:type="dxa"/>
            <w:hideMark/>
          </w:tcPr>
          <w:p w:rsidRPr="00870976" w:rsidR="005108CF" w:rsidP="00C0280D" w:rsidRDefault="005108CF" w14:paraId="3D7194A2"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PdE-ICT.015.1</w:t>
            </w:r>
          </w:p>
        </w:tc>
        <w:tc>
          <w:tcPr>
            <w:tcW w:w="1717" w:type="dxa"/>
            <w:noWrap/>
            <w:hideMark/>
          </w:tcPr>
          <w:p w:rsidRPr="00870976" w:rsidR="005108CF" w:rsidP="00C0280D" w:rsidRDefault="005108CF" w14:paraId="495FD987"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Protezione degli elaboratori</w:t>
            </w:r>
          </w:p>
        </w:tc>
        <w:tc>
          <w:tcPr>
            <w:tcW w:w="4603" w:type="dxa"/>
            <w:hideMark/>
          </w:tcPr>
          <w:p w:rsidR="005108CF" w:rsidP="002B05F1" w:rsidRDefault="00B87D59" w14:paraId="4F1D06A1" w14:textId="67A2C4D0">
            <w:pPr>
              <w:tabs>
                <w:tab w:val="left" w:pos="567"/>
              </w:tabs>
              <w:spacing w:before="60" w:after="60" w:line="260" w:lineRule="exact"/>
              <w:jc w:val="both"/>
              <w:rPr>
                <w:rFonts w:ascii="Arial" w:hAnsi="Arial" w:cs="Arial"/>
                <w:sz w:val="20"/>
                <w:szCs w:val="20"/>
              </w:rPr>
            </w:pPr>
            <w:ins w:author="Pernaselci Alessandro" w:date="2025-04-23T09:56:00Z" w:id="94">
              <w:r>
                <w:rPr>
                  <w:rFonts w:ascii="Arial" w:hAnsi="Arial" w:cs="Arial"/>
                  <w:sz w:val="20"/>
                  <w:szCs w:val="20"/>
                </w:rPr>
                <w:t>È</w:t>
              </w:r>
            </w:ins>
            <w:del w:author="Pernaselci Alessandro" w:date="2025-04-23T09:56:00Z" w:id="95">
              <w:r w:rsidRPr="00870976" w:rsidDel="00B87D59" w:rsidR="005108CF">
                <w:rPr>
                  <w:rFonts w:ascii="Arial" w:hAnsi="Arial" w:cs="Arial"/>
                  <w:sz w:val="20"/>
                  <w:szCs w:val="20"/>
                </w:rPr>
                <w:delText>E'</w:delText>
              </w:r>
            </w:del>
            <w:r w:rsidRPr="00870976" w:rsidR="005108CF">
              <w:rPr>
                <w:rFonts w:ascii="Arial" w:hAnsi="Arial" w:cs="Arial"/>
                <w:sz w:val="20"/>
                <w:szCs w:val="20"/>
              </w:rPr>
              <w:t xml:space="preserve"> assicurato che gli strumenti di scansione delle vulnerabilità (anche per i sistemi separati dalla rete) siano regolarmente aggiornati adottando misure di sicurezza adeguate al livello di criticità. Inoltre</w:t>
            </w:r>
            <w:ins w:author="Pernaselci Alessandro" w:date="2025-04-23T09:56:00Z" w:id="96">
              <w:r>
                <w:rPr>
                  <w:rFonts w:ascii="Arial" w:hAnsi="Arial" w:cs="Arial"/>
                  <w:sz w:val="20"/>
                  <w:szCs w:val="20"/>
                </w:rPr>
                <w:t>,</w:t>
              </w:r>
            </w:ins>
            <w:r w:rsidRPr="00870976" w:rsidR="005108CF">
              <w:rPr>
                <w:rFonts w:ascii="Arial" w:hAnsi="Arial" w:cs="Arial"/>
                <w:sz w:val="20"/>
                <w:szCs w:val="20"/>
              </w:rPr>
              <w:t xml:space="preserve"> è periodicamente verificato che le vulnerabilità emerse dalle scansioni siano state risolte, documentando e accettando in caso </w:t>
            </w:r>
            <w:r w:rsidRPr="00870976" w:rsidR="005108CF">
              <w:rPr>
                <w:rFonts w:ascii="Arial" w:hAnsi="Arial" w:cs="Arial"/>
                <w:sz w:val="20"/>
                <w:szCs w:val="20"/>
              </w:rPr>
              <w:t>opposto un ragionevole rischio. A ciascuna azione utile per la risoluzione delle vulnerabilità è assegnato un livello di priorità in base al rischio associato. Ad ogni modifica significativa della configurazione deve essere eseguita la ricerca delle vulnerabilità con strumenti automatici che forniscano report con indicazioni delle vulnerabilità più critiche.</w:t>
            </w:r>
          </w:p>
          <w:p w:rsidRPr="00870976" w:rsidR="005108CF" w:rsidP="00FF1905" w:rsidRDefault="005108CF" w14:paraId="7D28DF3D" w14:textId="3846A813">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4.1.1:</w:t>
            </w:r>
            <w:r w:rsidR="00FF1905">
              <w:rPr>
                <w:rFonts w:ascii="Arial" w:hAnsi="Arial" w:cs="Arial"/>
                <w:b/>
                <w:bCs/>
                <w:sz w:val="20"/>
                <w:szCs w:val="20"/>
              </w:rPr>
              <w:t xml:space="preserve"> - </w:t>
            </w:r>
            <w:r w:rsidRPr="00870976">
              <w:rPr>
                <w:rFonts w:ascii="Arial" w:hAnsi="Arial" w:cs="Arial"/>
                <w:b/>
                <w:bCs/>
                <w:sz w:val="20"/>
                <w:szCs w:val="20"/>
              </w:rPr>
              <w:t>[M] 4.4.1:</w:t>
            </w:r>
            <w:r w:rsidR="00FF1905">
              <w:rPr>
                <w:rFonts w:ascii="Arial" w:hAnsi="Arial" w:cs="Arial"/>
                <w:b/>
                <w:bCs/>
                <w:sz w:val="20"/>
                <w:szCs w:val="20"/>
              </w:rPr>
              <w:t xml:space="preserve"> - </w:t>
            </w:r>
            <w:r w:rsidRPr="00870976">
              <w:rPr>
                <w:rFonts w:ascii="Arial" w:hAnsi="Arial" w:cs="Arial"/>
                <w:b/>
                <w:bCs/>
                <w:sz w:val="20"/>
                <w:szCs w:val="20"/>
              </w:rPr>
              <w:t>[M] 4.5.2:</w:t>
            </w:r>
            <w:r w:rsidR="00FF1905">
              <w:rPr>
                <w:rFonts w:ascii="Arial" w:hAnsi="Arial" w:cs="Arial"/>
                <w:b/>
                <w:bCs/>
                <w:sz w:val="20"/>
                <w:szCs w:val="20"/>
              </w:rPr>
              <w:t xml:space="preserve"> - </w:t>
            </w:r>
            <w:r w:rsidRPr="00870976">
              <w:rPr>
                <w:rFonts w:ascii="Arial" w:hAnsi="Arial" w:cs="Arial"/>
                <w:b/>
                <w:bCs/>
                <w:sz w:val="20"/>
                <w:szCs w:val="20"/>
              </w:rPr>
              <w:t>[M] 4.7.1:</w:t>
            </w:r>
            <w:r w:rsidR="00FF1905">
              <w:rPr>
                <w:rFonts w:ascii="Arial" w:hAnsi="Arial" w:cs="Arial"/>
                <w:b/>
                <w:bCs/>
                <w:sz w:val="20"/>
                <w:szCs w:val="20"/>
              </w:rPr>
              <w:t xml:space="preserve"> - </w:t>
            </w:r>
            <w:r w:rsidRPr="00870976">
              <w:rPr>
                <w:rFonts w:ascii="Arial" w:hAnsi="Arial" w:cs="Arial"/>
                <w:b/>
                <w:bCs/>
                <w:sz w:val="20"/>
                <w:szCs w:val="20"/>
              </w:rPr>
              <w:t>[M] 4.8.2:</w:t>
            </w:r>
          </w:p>
        </w:tc>
        <w:tc>
          <w:tcPr>
            <w:tcW w:w="1602" w:type="dxa"/>
            <w:noWrap/>
            <w:vAlign w:val="center"/>
            <w:hideMark/>
          </w:tcPr>
          <w:p w:rsidRPr="00870976" w:rsidR="005108CF" w:rsidP="00DD3470" w:rsidRDefault="005108CF" w14:paraId="0E2F4CD9" w14:textId="1BF7CA75">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47A3E039" w14:textId="3DB12147">
            <w:pPr>
              <w:tabs>
                <w:tab w:val="left" w:pos="567"/>
              </w:tabs>
              <w:spacing w:line="260" w:lineRule="exact"/>
              <w:jc w:val="center"/>
              <w:rPr>
                <w:rFonts w:ascii="Arial" w:hAnsi="Arial" w:cs="Arial"/>
                <w:sz w:val="20"/>
                <w:szCs w:val="20"/>
              </w:rPr>
            </w:pPr>
          </w:p>
        </w:tc>
      </w:tr>
      <w:tr w:rsidRPr="009A33F1" w:rsidR="005108CF" w:rsidTr="00DD3470" w14:paraId="434CD389" w14:textId="77777777">
        <w:tc>
          <w:tcPr>
            <w:tcW w:w="1188" w:type="dxa"/>
            <w:hideMark/>
          </w:tcPr>
          <w:p w:rsidRPr="00870976" w:rsidR="005108CF" w:rsidP="00C0280D" w:rsidRDefault="005108CF" w14:paraId="78E15683"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PdE-ICT.016.1</w:t>
            </w:r>
          </w:p>
        </w:tc>
        <w:tc>
          <w:tcPr>
            <w:tcW w:w="1717" w:type="dxa"/>
            <w:noWrap/>
            <w:hideMark/>
          </w:tcPr>
          <w:p w:rsidRPr="00870976" w:rsidR="005108CF" w:rsidP="00C0280D" w:rsidRDefault="005108CF" w14:paraId="77C0E961"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Protezione degli elaboratori</w:t>
            </w:r>
          </w:p>
        </w:tc>
        <w:tc>
          <w:tcPr>
            <w:tcW w:w="4603" w:type="dxa"/>
            <w:hideMark/>
          </w:tcPr>
          <w:p w:rsidR="005108CF" w:rsidP="002B05F1" w:rsidRDefault="005108CF" w14:paraId="49672BA4" w14:textId="73A52279">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Vengono scaricati automaticamente e installati le patch e gli aggiornamenti del software di sistema operativo necessari a correggere difetti e prevenire vulnerabilità della piattaforma. L'installazione avviene automaticamente qualora non preveda un'interruzione o una forte limitazione dell'operatività. In particolare</w:t>
            </w:r>
            <w:ins w:author="Pernaselci Alessandro" w:date="2025-04-23T09:57:00Z" w:id="97">
              <w:r w:rsidR="00FA65AD">
                <w:rPr>
                  <w:rFonts w:ascii="Arial" w:hAnsi="Arial" w:cs="Arial"/>
                  <w:sz w:val="20"/>
                  <w:szCs w:val="20"/>
                </w:rPr>
                <w:t>,</w:t>
              </w:r>
            </w:ins>
            <w:r w:rsidRPr="00870976">
              <w:rPr>
                <w:rFonts w:ascii="Arial" w:hAnsi="Arial" w:cs="Arial"/>
                <w:sz w:val="20"/>
                <w:szCs w:val="20"/>
              </w:rPr>
              <w:t xml:space="preserve"> sono applicate le patch per le vulnerabilità a partire da quelle più critiche.</w:t>
            </w:r>
          </w:p>
          <w:p w:rsidRPr="00870976" w:rsidR="005108CF" w:rsidP="00FF1905" w:rsidRDefault="005108CF" w14:paraId="3EC62FF1" w14:textId="42013156">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 xml:space="preserve">[M] 4.5.1: </w:t>
            </w:r>
            <w:r w:rsidR="00FF1905">
              <w:rPr>
                <w:rFonts w:ascii="Arial" w:hAnsi="Arial" w:cs="Arial"/>
                <w:b/>
                <w:bCs/>
                <w:sz w:val="20"/>
                <w:szCs w:val="20"/>
              </w:rPr>
              <w:t xml:space="preserve">- </w:t>
            </w:r>
            <w:r w:rsidRPr="00870976">
              <w:rPr>
                <w:rFonts w:ascii="Arial" w:hAnsi="Arial" w:cs="Arial"/>
                <w:b/>
                <w:bCs/>
                <w:sz w:val="20"/>
                <w:szCs w:val="20"/>
              </w:rPr>
              <w:t>[M] 4.7.1:</w:t>
            </w:r>
            <w:r w:rsidR="00FF1905">
              <w:rPr>
                <w:rFonts w:ascii="Arial" w:hAnsi="Arial" w:cs="Arial"/>
                <w:b/>
                <w:bCs/>
                <w:sz w:val="20"/>
                <w:szCs w:val="20"/>
              </w:rPr>
              <w:t xml:space="preserve"> - </w:t>
            </w:r>
            <w:r w:rsidRPr="00870976">
              <w:rPr>
                <w:rFonts w:ascii="Arial" w:hAnsi="Arial" w:cs="Arial"/>
                <w:b/>
                <w:bCs/>
                <w:sz w:val="20"/>
                <w:szCs w:val="20"/>
              </w:rPr>
              <w:t>[M] 4.8.2:</w:t>
            </w:r>
          </w:p>
        </w:tc>
        <w:tc>
          <w:tcPr>
            <w:tcW w:w="1602" w:type="dxa"/>
            <w:noWrap/>
            <w:vAlign w:val="center"/>
            <w:hideMark/>
          </w:tcPr>
          <w:p w:rsidRPr="00870976" w:rsidR="005108CF" w:rsidP="00DD3470" w:rsidRDefault="005108CF" w14:paraId="688A9647" w14:textId="0C1EBD61">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27B419C1" w14:textId="4F566F2B">
            <w:pPr>
              <w:tabs>
                <w:tab w:val="left" w:pos="567"/>
              </w:tabs>
              <w:spacing w:line="260" w:lineRule="exact"/>
              <w:jc w:val="center"/>
              <w:rPr>
                <w:rFonts w:ascii="Arial" w:hAnsi="Arial" w:cs="Arial"/>
                <w:sz w:val="20"/>
                <w:szCs w:val="20"/>
              </w:rPr>
            </w:pPr>
          </w:p>
        </w:tc>
      </w:tr>
      <w:tr w:rsidRPr="009A33F1" w:rsidR="005108CF" w:rsidTr="00DD3470" w14:paraId="2B013EC6" w14:textId="77777777">
        <w:tc>
          <w:tcPr>
            <w:tcW w:w="1188" w:type="dxa"/>
            <w:hideMark/>
          </w:tcPr>
          <w:p w:rsidRPr="00870976" w:rsidR="005108CF" w:rsidP="00C0280D" w:rsidRDefault="005108CF" w14:paraId="755C011D"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PdE-ICT.017.1</w:t>
            </w:r>
          </w:p>
        </w:tc>
        <w:tc>
          <w:tcPr>
            <w:tcW w:w="1717" w:type="dxa"/>
            <w:noWrap/>
            <w:hideMark/>
          </w:tcPr>
          <w:p w:rsidRPr="00870976" w:rsidR="005108CF" w:rsidP="00C0280D" w:rsidRDefault="005108CF" w14:paraId="65A3A746"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Protezione degli elaboratori</w:t>
            </w:r>
          </w:p>
        </w:tc>
        <w:tc>
          <w:tcPr>
            <w:tcW w:w="4603" w:type="dxa"/>
            <w:hideMark/>
          </w:tcPr>
          <w:p w:rsidR="005108CF" w:rsidP="002B05F1" w:rsidRDefault="005108CF" w14:paraId="0FD21A6E" w14:textId="6ACE0481">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Vengono scaricati automaticamente e installati le patch e gli aggiornamenti del software di DBMS e applicativo oggetto del SaaS, necessari a correggere difetti e prevenire vulnerabilità della piattaforma. L'installazione avviene automaticamente qualora non preveda un'interruzione o una forte limitazione dell'operatività. In particolare</w:t>
            </w:r>
            <w:ins w:author="Pernaselci Alessandro" w:date="2025-04-23T09:57:00Z" w:id="98">
              <w:r w:rsidR="00FA65AD">
                <w:rPr>
                  <w:rFonts w:ascii="Arial" w:hAnsi="Arial" w:cs="Arial"/>
                  <w:sz w:val="20"/>
                  <w:szCs w:val="20"/>
                </w:rPr>
                <w:t>,</w:t>
              </w:r>
            </w:ins>
            <w:r w:rsidRPr="00870976">
              <w:rPr>
                <w:rFonts w:ascii="Arial" w:hAnsi="Arial" w:cs="Arial"/>
                <w:sz w:val="20"/>
                <w:szCs w:val="20"/>
              </w:rPr>
              <w:t xml:space="preserve"> sono applicate le patch per le vulnerabilità a partire da quelle più critiche.</w:t>
            </w:r>
          </w:p>
          <w:p w:rsidRPr="00870976" w:rsidR="005108CF" w:rsidP="002B05F1" w:rsidRDefault="005108CF" w14:paraId="52551E71" w14:textId="4C6B20F2">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 xml:space="preserve">[M] 4.5.1: </w:t>
            </w:r>
            <w:r w:rsidR="00FF1905">
              <w:rPr>
                <w:rFonts w:ascii="Arial" w:hAnsi="Arial" w:cs="Arial"/>
                <w:b/>
                <w:bCs/>
                <w:sz w:val="20"/>
                <w:szCs w:val="20"/>
              </w:rPr>
              <w:t xml:space="preserve">- </w:t>
            </w:r>
            <w:r w:rsidRPr="00870976">
              <w:rPr>
                <w:rFonts w:ascii="Arial" w:hAnsi="Arial" w:cs="Arial"/>
                <w:b/>
                <w:bCs/>
                <w:sz w:val="20"/>
                <w:szCs w:val="20"/>
              </w:rPr>
              <w:t xml:space="preserve">[M] 4.7.1: </w:t>
            </w:r>
            <w:r w:rsidR="00FF1905">
              <w:rPr>
                <w:rFonts w:ascii="Arial" w:hAnsi="Arial" w:cs="Arial"/>
                <w:b/>
                <w:bCs/>
                <w:sz w:val="20"/>
                <w:szCs w:val="20"/>
              </w:rPr>
              <w:t xml:space="preserve">- </w:t>
            </w:r>
            <w:r w:rsidRPr="00870976">
              <w:rPr>
                <w:rFonts w:ascii="Arial" w:hAnsi="Arial" w:cs="Arial"/>
                <w:b/>
                <w:bCs/>
                <w:sz w:val="20"/>
                <w:szCs w:val="20"/>
              </w:rPr>
              <w:t>[M] 4.8.2:</w:t>
            </w:r>
          </w:p>
        </w:tc>
        <w:tc>
          <w:tcPr>
            <w:tcW w:w="1602" w:type="dxa"/>
            <w:noWrap/>
            <w:vAlign w:val="center"/>
            <w:hideMark/>
          </w:tcPr>
          <w:p w:rsidRPr="00870976" w:rsidR="005108CF" w:rsidP="00DD3470" w:rsidRDefault="005108CF" w14:paraId="3F26CCF0" w14:textId="1253E1AC">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4E90FB30" w14:textId="41F39E4F">
            <w:pPr>
              <w:tabs>
                <w:tab w:val="left" w:pos="567"/>
              </w:tabs>
              <w:spacing w:line="260" w:lineRule="exact"/>
              <w:jc w:val="center"/>
              <w:rPr>
                <w:rFonts w:ascii="Arial" w:hAnsi="Arial" w:cs="Arial"/>
                <w:sz w:val="20"/>
                <w:szCs w:val="20"/>
              </w:rPr>
            </w:pPr>
          </w:p>
        </w:tc>
      </w:tr>
      <w:tr w:rsidRPr="009A33F1" w:rsidR="005108CF" w:rsidTr="00DD3470" w14:paraId="5C32659D" w14:textId="77777777">
        <w:tc>
          <w:tcPr>
            <w:tcW w:w="1188" w:type="dxa"/>
            <w:hideMark/>
          </w:tcPr>
          <w:p w:rsidRPr="00870976" w:rsidR="005108CF" w:rsidP="00C0280D" w:rsidRDefault="005108CF" w14:paraId="69D1FFB4"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CoA-ICT.015.1</w:t>
            </w:r>
          </w:p>
        </w:tc>
        <w:tc>
          <w:tcPr>
            <w:tcW w:w="1717" w:type="dxa"/>
            <w:noWrap/>
            <w:hideMark/>
          </w:tcPr>
          <w:p w:rsidRPr="00870976" w:rsidR="005108CF" w:rsidP="00C0280D" w:rsidRDefault="005108CF" w14:paraId="384B8B0F"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Controllo accessi</w:t>
            </w:r>
          </w:p>
        </w:tc>
        <w:tc>
          <w:tcPr>
            <w:tcW w:w="4603" w:type="dxa"/>
            <w:hideMark/>
          </w:tcPr>
          <w:p w:rsidR="005108CF" w:rsidP="002B05F1" w:rsidRDefault="005108CF" w14:paraId="03F202EB" w14:textId="77777777">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 xml:space="preserve">Vengono completamente distinte utenze privilegiate e non privilegiate degli amministratori </w:t>
            </w:r>
            <w:r w:rsidRPr="00870976">
              <w:rPr>
                <w:rFonts w:ascii="Arial" w:hAnsi="Arial" w:cs="Arial"/>
                <w:sz w:val="20"/>
                <w:szCs w:val="20"/>
              </w:rPr>
              <w:t>(alle quali devono corrispondere credenziali diverse), mentre è consentito l'utilizzo delle utenze amministrative anonime (ad esempio “</w:t>
            </w:r>
            <w:proofErr w:type="gramStart"/>
            <w:r w:rsidRPr="00870976">
              <w:rPr>
                <w:rFonts w:ascii="Arial" w:hAnsi="Arial" w:cs="Arial"/>
                <w:sz w:val="20"/>
                <w:szCs w:val="20"/>
              </w:rPr>
              <w:t>root”  di</w:t>
            </w:r>
            <w:proofErr w:type="gramEnd"/>
            <w:r w:rsidRPr="00870976">
              <w:rPr>
                <w:rFonts w:ascii="Arial" w:hAnsi="Arial" w:cs="Arial"/>
                <w:sz w:val="20"/>
                <w:szCs w:val="20"/>
              </w:rPr>
              <w:t xml:space="preserve"> UNIX o “Administrator” di Windows)  solo per le situazioni di emergenza; queste vengono gestite in modo da garantire la disponibilità e la riservatezza e in modo da assicurare l’imputabilità di chi ne fa uso.</w:t>
            </w:r>
          </w:p>
          <w:p w:rsidRPr="00870976" w:rsidR="005108CF" w:rsidP="00FF1905" w:rsidRDefault="005108CF" w14:paraId="4522A327" w14:textId="09052729">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5.10.1:</w:t>
            </w:r>
            <w:r w:rsidR="00FF1905">
              <w:rPr>
                <w:rFonts w:ascii="Arial" w:hAnsi="Arial" w:cs="Arial"/>
                <w:b/>
                <w:bCs/>
                <w:sz w:val="20"/>
                <w:szCs w:val="20"/>
              </w:rPr>
              <w:t xml:space="preserve"> - </w:t>
            </w:r>
            <w:r w:rsidRPr="00870976">
              <w:rPr>
                <w:rFonts w:ascii="Arial" w:hAnsi="Arial" w:cs="Arial"/>
                <w:b/>
                <w:bCs/>
                <w:sz w:val="20"/>
                <w:szCs w:val="20"/>
              </w:rPr>
              <w:t>[M] 5.10.3:</w:t>
            </w:r>
          </w:p>
        </w:tc>
        <w:tc>
          <w:tcPr>
            <w:tcW w:w="1602" w:type="dxa"/>
            <w:noWrap/>
            <w:vAlign w:val="center"/>
            <w:hideMark/>
          </w:tcPr>
          <w:p w:rsidRPr="00870976" w:rsidR="005108CF" w:rsidP="00DD3470" w:rsidRDefault="005108CF" w14:paraId="2F84BB1F" w14:textId="37053623">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120B7273" w14:textId="3A0D26CC">
            <w:pPr>
              <w:tabs>
                <w:tab w:val="left" w:pos="567"/>
              </w:tabs>
              <w:spacing w:line="260" w:lineRule="exact"/>
              <w:jc w:val="center"/>
              <w:rPr>
                <w:rFonts w:ascii="Arial" w:hAnsi="Arial" w:cs="Arial"/>
                <w:sz w:val="20"/>
                <w:szCs w:val="20"/>
              </w:rPr>
            </w:pPr>
          </w:p>
        </w:tc>
      </w:tr>
      <w:tr w:rsidRPr="009A33F1" w:rsidR="005108CF" w:rsidTr="00DD3470" w14:paraId="5E37030C" w14:textId="77777777">
        <w:tc>
          <w:tcPr>
            <w:tcW w:w="1188" w:type="dxa"/>
            <w:hideMark/>
          </w:tcPr>
          <w:p w:rsidRPr="00870976" w:rsidR="005108CF" w:rsidP="00C0280D" w:rsidRDefault="005108CF" w14:paraId="14712EF3"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PdE-ICT.018.1</w:t>
            </w:r>
          </w:p>
        </w:tc>
        <w:tc>
          <w:tcPr>
            <w:tcW w:w="1717" w:type="dxa"/>
            <w:noWrap/>
            <w:hideMark/>
          </w:tcPr>
          <w:p w:rsidRPr="00870976" w:rsidR="005108CF" w:rsidP="00C0280D" w:rsidRDefault="005108CF" w14:paraId="5522DDDE"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Protezione degli elaboratori</w:t>
            </w:r>
          </w:p>
        </w:tc>
        <w:tc>
          <w:tcPr>
            <w:tcW w:w="4603" w:type="dxa"/>
            <w:hideMark/>
          </w:tcPr>
          <w:p w:rsidR="005108CF" w:rsidP="002B05F1" w:rsidRDefault="005108CF" w14:paraId="04AF5892" w14:textId="7561A428">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Sulle piattaforme non sono consentite l’esecuzione automatica dei contenuti, dinamici e non</w:t>
            </w:r>
            <w:ins w:author="Pernaselci Alessandro" w:date="2025-04-23T09:58:00Z" w:id="99">
              <w:r w:rsidR="00510E43">
                <w:rPr>
                  <w:rFonts w:ascii="Arial" w:hAnsi="Arial" w:cs="Arial"/>
                  <w:sz w:val="20"/>
                  <w:szCs w:val="20"/>
                </w:rPr>
                <w:t xml:space="preserve"> dinamici</w:t>
              </w:r>
            </w:ins>
            <w:r w:rsidRPr="00870976">
              <w:rPr>
                <w:rFonts w:ascii="Arial" w:hAnsi="Arial" w:cs="Arial"/>
                <w:sz w:val="20"/>
                <w:szCs w:val="20"/>
              </w:rPr>
              <w:t>, e l'anteprima automatica dei contenuti dei file, anche al momento della connessione dei dispositivi removibili e l'apertura automatica dei messaggi di posta elettronica. Limitare l'uso di dispositivi esterni a quelli necessari per le attività aziendali.</w:t>
            </w:r>
          </w:p>
          <w:p w:rsidRPr="00870976" w:rsidR="005108CF" w:rsidP="00FF1905" w:rsidRDefault="005108CF" w14:paraId="35A67354" w14:textId="0A123470">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[M]8.3.1:</w:t>
            </w:r>
            <w:r w:rsidR="00FF1905">
              <w:rPr>
                <w:rFonts w:ascii="Arial" w:hAnsi="Arial" w:cs="Arial"/>
                <w:b/>
                <w:bCs/>
                <w:sz w:val="20"/>
                <w:szCs w:val="20"/>
              </w:rPr>
              <w:t xml:space="preserve"> - </w:t>
            </w:r>
            <w:r w:rsidRPr="00870976">
              <w:rPr>
                <w:rFonts w:ascii="Arial" w:hAnsi="Arial" w:cs="Arial"/>
                <w:b/>
                <w:bCs/>
                <w:sz w:val="20"/>
                <w:szCs w:val="20"/>
              </w:rPr>
              <w:t>[M] 8.7.1</w:t>
            </w:r>
            <w:r>
              <w:rPr>
                <w:rFonts w:ascii="Arial" w:hAnsi="Arial" w:cs="Arial"/>
                <w:b/>
                <w:bCs/>
                <w:sz w:val="20"/>
                <w:szCs w:val="20"/>
              </w:rPr>
              <w:t>:</w:t>
            </w:r>
            <w:r w:rsidR="00FF1905">
              <w:rPr>
                <w:rFonts w:ascii="Arial" w:hAnsi="Arial" w:cs="Arial"/>
                <w:b/>
                <w:bCs/>
                <w:sz w:val="20"/>
                <w:szCs w:val="20"/>
              </w:rPr>
              <w:t xml:space="preserve"> - </w:t>
            </w:r>
            <w:r w:rsidRPr="00870976">
              <w:rPr>
                <w:rFonts w:ascii="Arial" w:hAnsi="Arial" w:cs="Arial"/>
                <w:b/>
                <w:bCs/>
                <w:sz w:val="20"/>
                <w:szCs w:val="20"/>
              </w:rPr>
              <w:t>[M] 8.7.2:</w:t>
            </w:r>
            <w:r w:rsidR="00FF1905">
              <w:rPr>
                <w:rFonts w:ascii="Arial" w:hAnsi="Arial" w:cs="Arial"/>
                <w:b/>
                <w:bCs/>
                <w:sz w:val="20"/>
                <w:szCs w:val="20"/>
              </w:rPr>
              <w:t xml:space="preserve"> - </w:t>
            </w:r>
            <w:r w:rsidRPr="00870976">
              <w:rPr>
                <w:rFonts w:ascii="Arial" w:hAnsi="Arial" w:cs="Arial"/>
                <w:b/>
                <w:bCs/>
                <w:sz w:val="20"/>
                <w:szCs w:val="20"/>
              </w:rPr>
              <w:t>[M] 8.7.3:</w:t>
            </w:r>
            <w:r w:rsidR="00FF1905">
              <w:rPr>
                <w:rFonts w:ascii="Arial" w:hAnsi="Arial" w:cs="Arial"/>
                <w:b/>
                <w:bCs/>
                <w:sz w:val="20"/>
                <w:szCs w:val="20"/>
              </w:rPr>
              <w:t xml:space="preserve"> - </w:t>
            </w:r>
            <w:r w:rsidRPr="00870976">
              <w:rPr>
                <w:rFonts w:ascii="Arial" w:hAnsi="Arial" w:cs="Arial"/>
                <w:b/>
                <w:bCs/>
                <w:sz w:val="20"/>
                <w:szCs w:val="20"/>
              </w:rPr>
              <w:t>[M] 8.7.4:</w:t>
            </w:r>
          </w:p>
        </w:tc>
        <w:tc>
          <w:tcPr>
            <w:tcW w:w="1602" w:type="dxa"/>
            <w:noWrap/>
            <w:vAlign w:val="center"/>
            <w:hideMark/>
          </w:tcPr>
          <w:p w:rsidRPr="00870976" w:rsidR="005108CF" w:rsidP="00DD3470" w:rsidRDefault="005108CF" w14:paraId="069B71BF" w14:textId="5DFAAE76">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14676915" w14:textId="259641BE">
            <w:pPr>
              <w:tabs>
                <w:tab w:val="left" w:pos="567"/>
              </w:tabs>
              <w:spacing w:line="260" w:lineRule="exact"/>
              <w:jc w:val="center"/>
              <w:rPr>
                <w:rFonts w:ascii="Arial" w:hAnsi="Arial" w:cs="Arial"/>
                <w:sz w:val="20"/>
                <w:szCs w:val="20"/>
              </w:rPr>
            </w:pPr>
          </w:p>
        </w:tc>
      </w:tr>
      <w:tr w:rsidRPr="009A33F1" w:rsidR="005108CF" w:rsidTr="00DD3470" w14:paraId="5155171E" w14:textId="77777777">
        <w:tc>
          <w:tcPr>
            <w:tcW w:w="1188" w:type="dxa"/>
            <w:hideMark/>
          </w:tcPr>
          <w:p w:rsidRPr="00870976" w:rsidR="005108CF" w:rsidP="00C0280D" w:rsidRDefault="005108CF" w14:paraId="7F7CDAF1"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PdE-ICT.019.1</w:t>
            </w:r>
          </w:p>
        </w:tc>
        <w:tc>
          <w:tcPr>
            <w:tcW w:w="1717" w:type="dxa"/>
            <w:noWrap/>
            <w:hideMark/>
          </w:tcPr>
          <w:p w:rsidRPr="00870976" w:rsidR="005108CF" w:rsidP="00C0280D" w:rsidRDefault="005108CF" w14:paraId="73E84BDB"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Protezione degli elaboratori</w:t>
            </w:r>
          </w:p>
        </w:tc>
        <w:tc>
          <w:tcPr>
            <w:tcW w:w="4603" w:type="dxa"/>
            <w:hideMark/>
          </w:tcPr>
          <w:p w:rsidR="005108CF" w:rsidP="002B05F1" w:rsidRDefault="005108CF" w14:paraId="46C2AE84" w14:textId="77777777">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Qualsiasi supporto removibile utilizzato è automaticamente soggetto ad una scansione anti-malware, inoltre sono adottati e configurati adeguati strumenti di web filtering e nel caso di posta elettronica antispamming bloccando nella posta elettronica e nel traffico web i file potenzialmente pericolosi la cui tipologia non è strettamente necessaria per l’organizzazione.</w:t>
            </w:r>
          </w:p>
          <w:p w:rsidRPr="00870976" w:rsidR="005108CF" w:rsidP="00FF1905" w:rsidRDefault="005108CF" w14:paraId="31B2F796" w14:textId="42D8794F">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8.8.1:</w:t>
            </w:r>
            <w:r w:rsidR="00FF1905">
              <w:rPr>
                <w:rFonts w:ascii="Arial" w:hAnsi="Arial" w:cs="Arial"/>
                <w:b/>
                <w:bCs/>
                <w:sz w:val="20"/>
                <w:szCs w:val="20"/>
              </w:rPr>
              <w:t xml:space="preserve"> - </w:t>
            </w:r>
            <w:r w:rsidRPr="00870976">
              <w:rPr>
                <w:rFonts w:ascii="Arial" w:hAnsi="Arial" w:cs="Arial"/>
                <w:b/>
                <w:bCs/>
                <w:sz w:val="20"/>
                <w:szCs w:val="20"/>
              </w:rPr>
              <w:t>[M] 8.9.1:</w:t>
            </w:r>
            <w:r w:rsidR="00FF1905">
              <w:rPr>
                <w:rFonts w:ascii="Arial" w:hAnsi="Arial" w:cs="Arial"/>
                <w:b/>
                <w:bCs/>
                <w:sz w:val="20"/>
                <w:szCs w:val="20"/>
              </w:rPr>
              <w:t xml:space="preserve"> - </w:t>
            </w:r>
            <w:r w:rsidRPr="00870976">
              <w:rPr>
                <w:rFonts w:ascii="Arial" w:hAnsi="Arial" w:cs="Arial"/>
                <w:b/>
                <w:bCs/>
                <w:sz w:val="20"/>
                <w:szCs w:val="20"/>
              </w:rPr>
              <w:t>[M] 8.9.2:</w:t>
            </w:r>
            <w:r w:rsidR="00FF1905">
              <w:rPr>
                <w:rFonts w:ascii="Arial" w:hAnsi="Arial" w:cs="Arial"/>
                <w:b/>
                <w:bCs/>
                <w:sz w:val="20"/>
                <w:szCs w:val="20"/>
              </w:rPr>
              <w:t xml:space="preserve"> - </w:t>
            </w:r>
            <w:r w:rsidRPr="00870976">
              <w:rPr>
                <w:rFonts w:ascii="Arial" w:hAnsi="Arial" w:cs="Arial"/>
                <w:b/>
                <w:bCs/>
                <w:sz w:val="20"/>
                <w:szCs w:val="20"/>
              </w:rPr>
              <w:t>[M] 8.9.3:</w:t>
            </w:r>
          </w:p>
        </w:tc>
        <w:tc>
          <w:tcPr>
            <w:tcW w:w="1602" w:type="dxa"/>
            <w:noWrap/>
            <w:vAlign w:val="center"/>
            <w:hideMark/>
          </w:tcPr>
          <w:p w:rsidRPr="00870976" w:rsidR="005108CF" w:rsidP="00DD3470" w:rsidRDefault="005108CF" w14:paraId="22E19197" w14:textId="7503C539">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429B0D2C" w14:textId="1064E381">
            <w:pPr>
              <w:tabs>
                <w:tab w:val="left" w:pos="567"/>
              </w:tabs>
              <w:spacing w:line="260" w:lineRule="exact"/>
              <w:jc w:val="center"/>
              <w:rPr>
                <w:rFonts w:ascii="Arial" w:hAnsi="Arial" w:cs="Arial"/>
                <w:sz w:val="20"/>
                <w:szCs w:val="20"/>
              </w:rPr>
            </w:pPr>
          </w:p>
        </w:tc>
      </w:tr>
      <w:tr w:rsidRPr="009A33F1" w:rsidR="005108CF" w:rsidTr="00DD3470" w14:paraId="658926F0" w14:textId="77777777">
        <w:tc>
          <w:tcPr>
            <w:tcW w:w="1188" w:type="dxa"/>
            <w:hideMark/>
          </w:tcPr>
          <w:p w:rsidRPr="00870976" w:rsidR="005108CF" w:rsidP="00C0280D" w:rsidRDefault="005108CF" w14:paraId="4864B456"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CdC-ICT.013.1</w:t>
            </w:r>
          </w:p>
        </w:tc>
        <w:tc>
          <w:tcPr>
            <w:tcW w:w="1717" w:type="dxa"/>
            <w:noWrap/>
            <w:hideMark/>
          </w:tcPr>
          <w:p w:rsidRPr="00870976" w:rsidR="005108CF" w:rsidP="00C0280D" w:rsidRDefault="005108CF" w14:paraId="5A672A4C"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Canali di comunicazione</w:t>
            </w:r>
          </w:p>
        </w:tc>
        <w:tc>
          <w:tcPr>
            <w:tcW w:w="4603" w:type="dxa"/>
            <w:hideMark/>
          </w:tcPr>
          <w:p w:rsidR="005108CF" w:rsidP="002B05F1" w:rsidRDefault="005108CF" w14:paraId="4483840E" w14:textId="77777777">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 xml:space="preserve">Le operazioni di amministrazione remota di server, dispositivi di rete e analoghe apparecchiature sono eseguite per mezzo di </w:t>
            </w:r>
            <w:r w:rsidRPr="00870976">
              <w:rPr>
                <w:rFonts w:ascii="Arial" w:hAnsi="Arial" w:cs="Arial"/>
                <w:sz w:val="20"/>
                <w:szCs w:val="20"/>
              </w:rPr>
              <w:t>connessioni protette (protocolli intrinsecamente sicuri, ovvero su canali sicuri).</w:t>
            </w:r>
          </w:p>
          <w:p w:rsidRPr="00870976" w:rsidR="005108CF" w:rsidP="002B05F1" w:rsidRDefault="005108CF" w14:paraId="42CE8465" w14:textId="046DE79A">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3.4.1:</w:t>
            </w:r>
          </w:p>
        </w:tc>
        <w:tc>
          <w:tcPr>
            <w:tcW w:w="1602" w:type="dxa"/>
            <w:noWrap/>
            <w:vAlign w:val="center"/>
            <w:hideMark/>
          </w:tcPr>
          <w:p w:rsidRPr="00870976" w:rsidR="005108CF" w:rsidP="00DD3470" w:rsidRDefault="005108CF" w14:paraId="0202D1F4" w14:textId="2CB20C2D">
            <w:pPr>
              <w:tabs>
                <w:tab w:val="left" w:pos="567"/>
              </w:tabs>
              <w:spacing w:line="260" w:lineRule="exact"/>
              <w:jc w:val="center"/>
              <w:rPr>
                <w:rFonts w:ascii="Arial" w:hAnsi="Arial" w:cs="Arial"/>
                <w:sz w:val="20"/>
                <w:szCs w:val="20"/>
              </w:rPr>
            </w:pPr>
          </w:p>
        </w:tc>
        <w:tc>
          <w:tcPr>
            <w:tcW w:w="1517" w:type="dxa"/>
            <w:vAlign w:val="center"/>
          </w:tcPr>
          <w:p w:rsidRPr="00870976" w:rsidR="005108CF" w:rsidP="00DD3470" w:rsidRDefault="005108CF" w14:paraId="413D3E3B" w14:textId="0978784D">
            <w:pPr>
              <w:tabs>
                <w:tab w:val="left" w:pos="567"/>
              </w:tabs>
              <w:spacing w:line="260" w:lineRule="exact"/>
              <w:jc w:val="center"/>
              <w:rPr>
                <w:rFonts w:ascii="Arial" w:hAnsi="Arial" w:cs="Arial"/>
                <w:sz w:val="20"/>
                <w:szCs w:val="20"/>
              </w:rPr>
            </w:pPr>
          </w:p>
        </w:tc>
      </w:tr>
      <w:tr w:rsidRPr="009A33F1" w:rsidR="005108CF" w:rsidTr="00DD3470" w14:paraId="0DC97E55" w14:textId="77777777">
        <w:tc>
          <w:tcPr>
            <w:tcW w:w="1188" w:type="dxa"/>
            <w:hideMark/>
          </w:tcPr>
          <w:p w:rsidRPr="00870976" w:rsidR="005108CF" w:rsidP="00C0280D" w:rsidRDefault="005108CF" w14:paraId="59A7BD4C"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CdC-ICT.014.1</w:t>
            </w:r>
          </w:p>
        </w:tc>
        <w:tc>
          <w:tcPr>
            <w:tcW w:w="1717" w:type="dxa"/>
            <w:noWrap/>
            <w:hideMark/>
          </w:tcPr>
          <w:p w:rsidRPr="00870976" w:rsidR="005108CF" w:rsidP="00C0280D" w:rsidRDefault="005108CF" w14:paraId="1315ECF8" w14:textId="77777777">
            <w:pPr>
              <w:tabs>
                <w:tab w:val="left" w:pos="567"/>
              </w:tabs>
              <w:spacing w:line="260" w:lineRule="exact"/>
              <w:jc w:val="both"/>
              <w:rPr>
                <w:rFonts w:ascii="Arial" w:hAnsi="Arial" w:cs="Arial"/>
                <w:sz w:val="20"/>
                <w:szCs w:val="20"/>
              </w:rPr>
            </w:pPr>
            <w:r w:rsidRPr="00870976">
              <w:rPr>
                <w:rFonts w:ascii="Arial" w:hAnsi="Arial" w:cs="Arial"/>
                <w:sz w:val="20"/>
                <w:szCs w:val="20"/>
              </w:rPr>
              <w:t>Canali di comunicazione</w:t>
            </w:r>
          </w:p>
        </w:tc>
        <w:tc>
          <w:tcPr>
            <w:tcW w:w="4603" w:type="dxa"/>
            <w:hideMark/>
          </w:tcPr>
          <w:p w:rsidR="005108CF" w:rsidP="002B05F1" w:rsidRDefault="003A5DD0" w14:paraId="0F0AE6C9" w14:textId="4A929896">
            <w:pPr>
              <w:tabs>
                <w:tab w:val="left" w:pos="567"/>
              </w:tabs>
              <w:spacing w:before="60" w:after="60" w:line="260" w:lineRule="exact"/>
              <w:jc w:val="both"/>
              <w:rPr>
                <w:rFonts w:ascii="Arial" w:hAnsi="Arial" w:cs="Arial"/>
                <w:sz w:val="20"/>
                <w:szCs w:val="20"/>
              </w:rPr>
            </w:pPr>
            <w:ins w:author="Pernaselci Alessandro" w:date="2025-04-23T09:59:00Z" w:id="100">
              <w:r>
                <w:rPr>
                  <w:rFonts w:ascii="Arial" w:hAnsi="Arial" w:cs="Arial"/>
                  <w:sz w:val="20"/>
                  <w:szCs w:val="20"/>
                </w:rPr>
                <w:t>È</w:t>
              </w:r>
            </w:ins>
            <w:del w:author="Pernaselci Alessandro" w:date="2025-04-23T09:59:00Z" w:id="101">
              <w:r w:rsidRPr="00870976" w:rsidDel="003A5DD0" w:rsidR="005108CF">
                <w:rPr>
                  <w:rFonts w:ascii="Arial" w:hAnsi="Arial" w:cs="Arial"/>
                  <w:sz w:val="20"/>
                  <w:szCs w:val="20"/>
                </w:rPr>
                <w:delText>E'</w:delText>
              </w:r>
            </w:del>
            <w:r w:rsidRPr="00870976" w:rsidR="005108CF">
              <w:rPr>
                <w:rFonts w:ascii="Arial" w:hAnsi="Arial" w:cs="Arial"/>
                <w:sz w:val="20"/>
                <w:szCs w:val="20"/>
              </w:rPr>
              <w:t xml:space="preserve"> prevista la possibilità di bloccare il traffico da e verso </w:t>
            </w:r>
            <w:proofErr w:type="spellStart"/>
            <w:r w:rsidRPr="00870976" w:rsidR="005108CF">
              <w:rPr>
                <w:rFonts w:ascii="Arial" w:hAnsi="Arial" w:cs="Arial"/>
                <w:sz w:val="20"/>
                <w:szCs w:val="20"/>
              </w:rPr>
              <w:t>url</w:t>
            </w:r>
            <w:proofErr w:type="spellEnd"/>
            <w:r w:rsidRPr="00870976" w:rsidR="005108CF">
              <w:rPr>
                <w:rFonts w:ascii="Arial" w:hAnsi="Arial" w:cs="Arial"/>
                <w:sz w:val="20"/>
                <w:szCs w:val="20"/>
              </w:rPr>
              <w:t xml:space="preserve"> presenti in una </w:t>
            </w:r>
            <w:proofErr w:type="spellStart"/>
            <w:r w:rsidRPr="00870976" w:rsidR="005108CF">
              <w:rPr>
                <w:rFonts w:ascii="Arial" w:hAnsi="Arial" w:cs="Arial"/>
                <w:sz w:val="20"/>
                <w:szCs w:val="20"/>
              </w:rPr>
              <w:t>blacklist</w:t>
            </w:r>
            <w:proofErr w:type="spellEnd"/>
            <w:r w:rsidRPr="00870976" w:rsidR="005108CF">
              <w:rPr>
                <w:rFonts w:ascii="Arial" w:hAnsi="Arial" w:cs="Arial"/>
                <w:sz w:val="20"/>
                <w:szCs w:val="20"/>
              </w:rPr>
              <w:t>.</w:t>
            </w:r>
          </w:p>
          <w:p w:rsidRPr="00870976" w:rsidR="005108CF" w:rsidP="002B05F1" w:rsidRDefault="005108CF" w14:paraId="4B30B033" w14:textId="30445628">
            <w:pPr>
              <w:tabs>
                <w:tab w:val="left" w:pos="567"/>
              </w:tabs>
              <w:spacing w:before="60" w:after="60" w:line="260" w:lineRule="exact"/>
              <w:jc w:val="both"/>
              <w:rPr>
                <w:rFonts w:ascii="Arial" w:hAnsi="Arial" w:cs="Arial"/>
                <w:sz w:val="20"/>
                <w:szCs w:val="20"/>
              </w:rPr>
            </w:pPr>
            <w:r w:rsidRPr="00870976">
              <w:rPr>
                <w:rFonts w:ascii="Arial" w:hAnsi="Arial" w:cs="Arial"/>
                <w:b/>
                <w:bCs/>
                <w:sz w:val="20"/>
                <w:szCs w:val="20"/>
              </w:rPr>
              <w:t>[M] 13.8.1:</w:t>
            </w:r>
          </w:p>
        </w:tc>
        <w:tc>
          <w:tcPr>
            <w:tcW w:w="1602" w:type="dxa"/>
            <w:noWrap/>
            <w:vAlign w:val="center"/>
            <w:hideMark/>
          </w:tcPr>
          <w:p w:rsidRPr="00870976" w:rsidR="005108CF" w:rsidP="00DD3470" w:rsidRDefault="005108CF" w14:paraId="455CD57D" w14:textId="4589E68D">
            <w:pPr>
              <w:tabs>
                <w:tab w:val="left" w:pos="567"/>
              </w:tabs>
              <w:spacing w:line="260" w:lineRule="exact"/>
              <w:jc w:val="center"/>
              <w:rPr>
                <w:rFonts w:ascii="Arial" w:hAnsi="Arial" w:cs="Arial"/>
                <w:sz w:val="20"/>
                <w:szCs w:val="20"/>
              </w:rPr>
            </w:pPr>
          </w:p>
        </w:tc>
        <w:tc>
          <w:tcPr>
            <w:tcW w:w="1517" w:type="dxa"/>
            <w:vAlign w:val="center"/>
            <w:hideMark/>
          </w:tcPr>
          <w:p w:rsidRPr="00870976" w:rsidR="005108CF" w:rsidP="00DD3470" w:rsidRDefault="005108CF" w14:paraId="1576E8B1" w14:textId="6DABCA6E">
            <w:pPr>
              <w:tabs>
                <w:tab w:val="left" w:pos="567"/>
              </w:tabs>
              <w:spacing w:line="260" w:lineRule="exact"/>
              <w:jc w:val="center"/>
              <w:rPr>
                <w:rFonts w:ascii="Arial" w:hAnsi="Arial" w:cs="Arial"/>
                <w:sz w:val="20"/>
                <w:szCs w:val="20"/>
              </w:rPr>
            </w:pPr>
          </w:p>
        </w:tc>
      </w:tr>
      <w:tr w:rsidRPr="009A33F1" w:rsidR="005108CF" w:rsidTr="00DD3470" w14:paraId="4F4D3A4D" w14:textId="77777777">
        <w:tc>
          <w:tcPr>
            <w:tcW w:w="1188" w:type="dxa"/>
            <w:vAlign w:val="center"/>
          </w:tcPr>
          <w:p w:rsidRPr="009A33F1" w:rsidR="005108CF" w:rsidP="004C287B" w:rsidRDefault="005108CF" w14:paraId="4CD37AF9" w14:textId="35792E40">
            <w:pPr>
              <w:tabs>
                <w:tab w:val="left" w:pos="567"/>
              </w:tabs>
              <w:spacing w:line="260" w:lineRule="exact"/>
              <w:jc w:val="both"/>
              <w:rPr>
                <w:rFonts w:ascii="Arial" w:hAnsi="Arial" w:cs="Arial"/>
                <w:sz w:val="20"/>
                <w:szCs w:val="20"/>
              </w:rPr>
            </w:pPr>
            <w:r w:rsidRPr="00870976">
              <w:rPr>
                <w:rFonts w:ascii="Arial" w:hAnsi="Arial" w:cs="Arial"/>
                <w:sz w:val="20"/>
                <w:szCs w:val="20"/>
              </w:rPr>
              <w:t>Ris-ICT.013.1</w:t>
            </w:r>
          </w:p>
        </w:tc>
        <w:tc>
          <w:tcPr>
            <w:tcW w:w="1717" w:type="dxa"/>
            <w:noWrap/>
            <w:vAlign w:val="center"/>
          </w:tcPr>
          <w:p w:rsidRPr="009A33F1" w:rsidR="005108CF" w:rsidP="004C287B" w:rsidRDefault="005108CF" w14:paraId="68217B8B" w14:textId="04F0194E">
            <w:pPr>
              <w:tabs>
                <w:tab w:val="left" w:pos="567"/>
              </w:tabs>
              <w:spacing w:line="260" w:lineRule="exact"/>
              <w:jc w:val="both"/>
              <w:rPr>
                <w:rFonts w:ascii="Arial" w:hAnsi="Arial" w:cs="Arial"/>
                <w:sz w:val="20"/>
                <w:szCs w:val="20"/>
              </w:rPr>
            </w:pPr>
            <w:r w:rsidRPr="00870976">
              <w:rPr>
                <w:rFonts w:ascii="Arial" w:hAnsi="Arial" w:cs="Arial"/>
                <w:sz w:val="20"/>
                <w:szCs w:val="20"/>
              </w:rPr>
              <w:t>Riservatezza</w:t>
            </w:r>
          </w:p>
        </w:tc>
        <w:tc>
          <w:tcPr>
            <w:tcW w:w="4603" w:type="dxa"/>
            <w:vAlign w:val="center"/>
          </w:tcPr>
          <w:p w:rsidR="005108CF" w:rsidP="002B05F1" w:rsidRDefault="005108CF" w14:paraId="09601170" w14:textId="77777777">
            <w:pPr>
              <w:tabs>
                <w:tab w:val="left" w:pos="567"/>
              </w:tabs>
              <w:spacing w:before="60" w:after="60" w:line="260" w:lineRule="exact"/>
              <w:jc w:val="both"/>
              <w:rPr>
                <w:rFonts w:ascii="Arial" w:hAnsi="Arial" w:cs="Arial"/>
                <w:sz w:val="20"/>
                <w:szCs w:val="20"/>
              </w:rPr>
            </w:pPr>
            <w:r w:rsidRPr="00870976">
              <w:rPr>
                <w:rFonts w:ascii="Arial" w:hAnsi="Arial" w:cs="Arial"/>
                <w:sz w:val="20"/>
                <w:szCs w:val="20"/>
              </w:rPr>
              <w:t>Risulta garantita l'applicazione delle misure di sicurezza derivanti dalle analisi del rischio (Piano di Sicurezza) relative alla piattaforma a supporto del servizio erogato.</w:t>
            </w:r>
          </w:p>
          <w:p w:rsidRPr="009A33F1" w:rsidR="005108CF" w:rsidP="002B05F1" w:rsidRDefault="005108CF" w14:paraId="678D8293" w14:textId="4589BC58">
            <w:pPr>
              <w:tabs>
                <w:tab w:val="left" w:pos="567"/>
              </w:tabs>
              <w:spacing w:before="60" w:after="60" w:line="260" w:lineRule="exact"/>
              <w:jc w:val="both"/>
              <w:rPr>
                <w:rFonts w:ascii="Arial" w:hAnsi="Arial" w:cs="Arial"/>
                <w:sz w:val="20"/>
                <w:szCs w:val="20"/>
              </w:rPr>
            </w:pPr>
            <w:r w:rsidRPr="004C287B">
              <w:rPr>
                <w:rFonts w:ascii="Arial" w:hAnsi="Arial" w:cs="Arial"/>
                <w:b/>
                <w:bCs/>
                <w:sz w:val="20"/>
                <w:szCs w:val="20"/>
              </w:rPr>
              <w:t>[M</w:t>
            </w:r>
            <w:r w:rsidRPr="00870976">
              <w:rPr>
                <w:rFonts w:ascii="Arial" w:hAnsi="Arial" w:cs="Arial"/>
                <w:bCs/>
                <w:sz w:val="20"/>
                <w:szCs w:val="20"/>
              </w:rPr>
              <w:t xml:space="preserve">] </w:t>
            </w:r>
            <w:r w:rsidRPr="0023508F">
              <w:rPr>
                <w:rFonts w:ascii="Arial" w:hAnsi="Arial" w:cs="Arial"/>
                <w:b/>
                <w:sz w:val="20"/>
                <w:szCs w:val="20"/>
              </w:rPr>
              <w:t>4.8.1:</w:t>
            </w:r>
          </w:p>
        </w:tc>
        <w:tc>
          <w:tcPr>
            <w:tcW w:w="1602" w:type="dxa"/>
            <w:noWrap/>
            <w:vAlign w:val="center"/>
          </w:tcPr>
          <w:p w:rsidRPr="009A33F1" w:rsidR="005108CF" w:rsidP="00DD3470" w:rsidRDefault="005108CF" w14:paraId="6998E70E" w14:textId="77777777">
            <w:pPr>
              <w:tabs>
                <w:tab w:val="left" w:pos="567"/>
              </w:tabs>
              <w:spacing w:line="260" w:lineRule="exact"/>
              <w:jc w:val="center"/>
              <w:rPr>
                <w:rFonts w:ascii="Arial" w:hAnsi="Arial" w:cs="Arial"/>
                <w:sz w:val="20"/>
                <w:szCs w:val="20"/>
              </w:rPr>
            </w:pPr>
          </w:p>
        </w:tc>
        <w:tc>
          <w:tcPr>
            <w:tcW w:w="1517" w:type="dxa"/>
            <w:vAlign w:val="center"/>
          </w:tcPr>
          <w:p w:rsidRPr="009A33F1" w:rsidR="005108CF" w:rsidP="00DD3470" w:rsidRDefault="005108CF" w14:paraId="29E4F30E" w14:textId="77777777">
            <w:pPr>
              <w:tabs>
                <w:tab w:val="left" w:pos="567"/>
              </w:tabs>
              <w:spacing w:line="260" w:lineRule="exact"/>
              <w:jc w:val="center"/>
              <w:rPr>
                <w:rFonts w:ascii="Arial" w:hAnsi="Arial" w:cs="Arial"/>
                <w:sz w:val="20"/>
                <w:szCs w:val="20"/>
              </w:rPr>
            </w:pPr>
          </w:p>
        </w:tc>
      </w:tr>
    </w:tbl>
    <w:p w:rsidR="00975590" w:rsidRDefault="00975590" w14:paraId="32200B55" w14:textId="77777777">
      <w:pPr>
        <w:tabs>
          <w:tab w:val="left" w:pos="567"/>
        </w:tabs>
        <w:spacing w:line="260" w:lineRule="exact"/>
        <w:rPr>
          <w:rFonts w:ascii="TIM Sans Light" w:hAnsi="TIM Sans Light"/>
        </w:rPr>
      </w:pPr>
    </w:p>
    <w:p w:rsidR="00975590" w:rsidP="004D0FA7" w:rsidRDefault="00DD3443" w14:paraId="6D3594F8" w14:textId="4E091476">
      <w:pPr>
        <w:pStyle w:val="Corpotesto"/>
        <w:numPr>
          <w:ilvl w:val="1"/>
          <w:numId w:val="9"/>
        </w:numPr>
        <w:outlineLvl w:val="2"/>
        <w:rPr>
          <w:b/>
        </w:rPr>
      </w:pPr>
      <w:r>
        <w:rPr>
          <w:b/>
        </w:rPr>
        <w:t>Perimetro Dati di L</w:t>
      </w:r>
      <w:r w:rsidRPr="00BA0DDE" w:rsidR="00975590">
        <w:rPr>
          <w:b/>
        </w:rPr>
        <w:t>ocalizzazione</w:t>
      </w:r>
      <w:r w:rsidR="00975590">
        <w:rPr>
          <w:b/>
        </w:rPr>
        <w:t xml:space="preserve"> </w:t>
      </w:r>
      <w:r w:rsidRPr="00C27719" w:rsidR="00975590">
        <w:rPr>
          <w:b/>
          <w:highlight w:val="yellow"/>
        </w:rPr>
        <w:t xml:space="preserve">(eliminare il perimetro se </w:t>
      </w:r>
      <w:r w:rsidRPr="00C27719" w:rsidR="002903F3">
        <w:rPr>
          <w:b/>
          <w:highlight w:val="yellow"/>
        </w:rPr>
        <w:t xml:space="preserve">non ci sono dati di </w:t>
      </w:r>
      <w:r w:rsidRPr="00C27719" w:rsidR="00975590">
        <w:rPr>
          <w:b/>
          <w:highlight w:val="yellow"/>
        </w:rPr>
        <w:t>localizzazione)</w:t>
      </w:r>
    </w:p>
    <w:p w:rsidR="00A06740" w:rsidP="00A06740" w:rsidRDefault="00A06740" w14:paraId="7A7ED1EE" w14:textId="77777777">
      <w:pPr>
        <w:pStyle w:val="Corpotesto"/>
        <w:rPr>
          <w:b/>
        </w:rPr>
      </w:pPr>
      <w:r>
        <w:t xml:space="preserve">In termini tecnici, la “localizzazione” consiste nell’individuazione della posizione geografica di oggetti, persone o mezzi sia in posizione da fermo sia in movimento, attraverso l’impiego di diverse tecnologie, ad esempio le funzionalità della rete mobile (GSM/UMTS/LTE), la tecnologia satellitare GPS, informazioni derivate dal servizio di connettività a Internet via WiFi pubblico, </w:t>
      </w:r>
      <w:proofErr w:type="gramStart"/>
      <w:r>
        <w:t>ecc..</w:t>
      </w:r>
      <w:proofErr w:type="gramEnd"/>
    </w:p>
    <w:p w:rsidR="00A06740" w:rsidP="00A06740" w:rsidRDefault="00A06740" w14:paraId="6E4898DC" w14:textId="77777777">
      <w:pPr>
        <w:pStyle w:val="Corpotesto"/>
      </w:pPr>
      <w:r>
        <w:t>L’appartenenza di una piattaforma a tale perimetro prevede necessariamente l’inclusione della stessa anche all’interno del Perimetro Dati Personali.</w:t>
      </w:r>
    </w:p>
    <w:p w:rsidR="00FF1905" w:rsidP="00A06740" w:rsidRDefault="00FF1905" w14:paraId="5A45904A" w14:textId="77777777">
      <w:pPr>
        <w:pStyle w:val="Corpotesto"/>
      </w:pPr>
    </w:p>
    <w:tbl>
      <w:tblPr>
        <w:tblW w:w="5000" w:type="pct"/>
        <w:tblCellMar>
          <w:left w:w="70" w:type="dxa"/>
          <w:right w:w="70" w:type="dxa"/>
        </w:tblCellMar>
        <w:tblLook w:val="04A0" w:firstRow="1" w:lastRow="0" w:firstColumn="1" w:lastColumn="0" w:noHBand="0" w:noVBand="1"/>
      </w:tblPr>
      <w:tblGrid>
        <w:gridCol w:w="1019"/>
        <w:gridCol w:w="1430"/>
        <w:gridCol w:w="5120"/>
        <w:gridCol w:w="1441"/>
        <w:gridCol w:w="1441"/>
      </w:tblGrid>
      <w:tr w:rsidR="00F21DD6" w:rsidTr="00783E5F" w14:paraId="1A3EE418" w14:textId="2D70039A">
        <w:trPr>
          <w:trHeight w:val="825"/>
          <w:tblHeader/>
        </w:trPr>
        <w:tc>
          <w:tcPr>
            <w:tcW w:w="380"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00E05841" w:rsidP="00F21DD6" w:rsidRDefault="00F21DD6" w14:paraId="5B5460F3" w14:textId="77777777">
            <w:pPr>
              <w:jc w:val="center"/>
              <w:rPr>
                <w:rFonts w:ascii="Arial" w:hAnsi="Arial" w:cs="Arial"/>
                <w:b/>
                <w:bCs/>
                <w:color w:val="FFFFFF"/>
                <w:sz w:val="20"/>
                <w:szCs w:val="20"/>
              </w:rPr>
            </w:pPr>
            <w:r w:rsidRPr="00F21DD6">
              <w:rPr>
                <w:rFonts w:ascii="Arial" w:hAnsi="Arial" w:cs="Arial"/>
                <w:b/>
                <w:bCs/>
                <w:color w:val="FFFFFF"/>
                <w:sz w:val="20"/>
                <w:szCs w:val="20"/>
              </w:rPr>
              <w:t>ID</w:t>
            </w:r>
          </w:p>
          <w:p w:rsidRPr="00F21DD6" w:rsidR="00F21DD6" w:rsidP="00F21DD6" w:rsidRDefault="00F21DD6" w14:paraId="032B703F" w14:textId="1A521DF8">
            <w:pPr>
              <w:jc w:val="center"/>
              <w:rPr>
                <w:rFonts w:ascii="Arial" w:hAnsi="Arial" w:cs="Arial"/>
                <w:b/>
                <w:bCs/>
                <w:color w:val="FFFFFF"/>
                <w:sz w:val="20"/>
                <w:szCs w:val="20"/>
                <w:lang w:eastAsia="it-IT"/>
              </w:rPr>
            </w:pPr>
            <w:r w:rsidRPr="00F21DD6">
              <w:rPr>
                <w:rFonts w:ascii="Arial" w:hAnsi="Arial" w:cs="Arial"/>
                <w:b/>
                <w:bCs/>
                <w:color w:val="FFFFFF"/>
                <w:sz w:val="20"/>
                <w:szCs w:val="20"/>
              </w:rPr>
              <w:t>MISURA</w:t>
            </w:r>
          </w:p>
        </w:tc>
        <w:tc>
          <w:tcPr>
            <w:tcW w:w="498" w:type="pct"/>
            <w:tcBorders>
              <w:top w:val="single" w:color="auto" w:sz="4" w:space="0"/>
              <w:left w:val="nil"/>
              <w:bottom w:val="single" w:color="auto" w:sz="4" w:space="0"/>
              <w:right w:val="single" w:color="auto" w:sz="4" w:space="0"/>
            </w:tcBorders>
            <w:shd w:val="clear" w:color="000000" w:fill="7B7B7B"/>
            <w:vAlign w:val="center"/>
            <w:hideMark/>
          </w:tcPr>
          <w:p w:rsidRPr="00F21DD6" w:rsidR="00F21DD6" w:rsidP="00F21DD6" w:rsidRDefault="00F21DD6" w14:paraId="347DC48E" w14:textId="77777777">
            <w:pPr>
              <w:jc w:val="center"/>
              <w:rPr>
                <w:rFonts w:ascii="Arial" w:hAnsi="Arial" w:cs="Arial"/>
                <w:b/>
                <w:bCs/>
                <w:color w:val="FFFFFF"/>
                <w:sz w:val="20"/>
                <w:szCs w:val="20"/>
              </w:rPr>
            </w:pPr>
            <w:r w:rsidRPr="00F21DD6">
              <w:rPr>
                <w:rFonts w:ascii="Arial" w:hAnsi="Arial" w:cs="Arial"/>
                <w:b/>
                <w:bCs/>
                <w:color w:val="FFFFFF"/>
                <w:sz w:val="20"/>
                <w:szCs w:val="20"/>
              </w:rPr>
              <w:t xml:space="preserve">Categoria </w:t>
            </w:r>
            <w:proofErr w:type="spellStart"/>
            <w:r w:rsidRPr="00F21DD6">
              <w:rPr>
                <w:rFonts w:ascii="Arial" w:hAnsi="Arial" w:cs="Arial"/>
                <w:b/>
                <w:bCs/>
                <w:color w:val="FFFFFF"/>
                <w:sz w:val="20"/>
                <w:szCs w:val="20"/>
              </w:rPr>
              <w:t>Mimip</w:t>
            </w:r>
            <w:proofErr w:type="spellEnd"/>
          </w:p>
        </w:tc>
        <w:tc>
          <w:tcPr>
            <w:tcW w:w="2643" w:type="pct"/>
            <w:tcBorders>
              <w:top w:val="single" w:color="auto" w:sz="4" w:space="0"/>
              <w:left w:val="nil"/>
              <w:bottom w:val="single" w:color="auto" w:sz="4" w:space="0"/>
              <w:right w:val="single" w:color="auto" w:sz="4" w:space="0"/>
            </w:tcBorders>
            <w:shd w:val="clear" w:color="000000" w:fill="92D050"/>
            <w:vAlign w:val="center"/>
            <w:hideMark/>
          </w:tcPr>
          <w:p w:rsidRPr="00F21DD6" w:rsidR="00F21DD6" w:rsidP="00783E5F" w:rsidRDefault="00F21DD6" w14:paraId="57EA40BF" w14:textId="77777777">
            <w:pPr>
              <w:spacing w:before="60" w:after="60"/>
              <w:jc w:val="center"/>
              <w:rPr>
                <w:rFonts w:ascii="Arial" w:hAnsi="Arial" w:cs="Arial"/>
                <w:b/>
                <w:bCs/>
                <w:sz w:val="20"/>
                <w:szCs w:val="20"/>
              </w:rPr>
            </w:pPr>
            <w:r w:rsidRPr="00F21DD6">
              <w:rPr>
                <w:rFonts w:ascii="Arial" w:hAnsi="Arial" w:cs="Arial"/>
                <w:b/>
                <w:bCs/>
                <w:sz w:val="20"/>
                <w:szCs w:val="20"/>
              </w:rPr>
              <w:t>Testo requisito</w:t>
            </w:r>
          </w:p>
        </w:tc>
        <w:tc>
          <w:tcPr>
            <w:tcW w:w="740" w:type="pct"/>
            <w:tcBorders>
              <w:top w:val="single" w:color="auto" w:sz="4" w:space="0"/>
              <w:left w:val="nil"/>
              <w:bottom w:val="single" w:color="auto" w:sz="4" w:space="0"/>
              <w:right w:val="single" w:color="auto" w:sz="4" w:space="0"/>
            </w:tcBorders>
            <w:shd w:val="clear" w:color="000000" w:fill="92D050"/>
            <w:vAlign w:val="center"/>
          </w:tcPr>
          <w:p w:rsidRPr="00F21DD6" w:rsidR="00F21DD6" w:rsidP="00783E5F" w:rsidRDefault="00F21DD6" w14:paraId="557F9333" w14:textId="1EC0F839">
            <w:pPr>
              <w:jc w:val="center"/>
              <w:rPr>
                <w:rFonts w:ascii="Arial" w:hAnsi="Arial" w:cs="Arial"/>
                <w:b/>
                <w:bCs/>
                <w:sz w:val="20"/>
                <w:szCs w:val="20"/>
              </w:rPr>
            </w:pPr>
            <w:r w:rsidRPr="00F21DD6">
              <w:rPr>
                <w:rFonts w:ascii="Arial" w:hAnsi="Arial" w:cs="Arial"/>
                <w:b/>
                <w:bCs/>
                <w:sz w:val="20"/>
                <w:szCs w:val="20"/>
              </w:rPr>
              <w:t>Responsabile 1</w:t>
            </w:r>
          </w:p>
        </w:tc>
        <w:tc>
          <w:tcPr>
            <w:tcW w:w="739" w:type="pct"/>
            <w:tcBorders>
              <w:top w:val="single" w:color="auto" w:sz="4" w:space="0"/>
              <w:left w:val="nil"/>
              <w:bottom w:val="single" w:color="auto" w:sz="4" w:space="0"/>
              <w:right w:val="single" w:color="auto" w:sz="4" w:space="0"/>
            </w:tcBorders>
            <w:shd w:val="clear" w:color="000000" w:fill="92D050"/>
            <w:vAlign w:val="center"/>
          </w:tcPr>
          <w:p w:rsidRPr="00F21DD6" w:rsidR="00F21DD6" w:rsidP="00783E5F" w:rsidRDefault="00F21DD6" w14:paraId="3D46F5CD" w14:textId="5C507DB0">
            <w:pPr>
              <w:jc w:val="center"/>
              <w:rPr>
                <w:rFonts w:ascii="Arial" w:hAnsi="Arial" w:cs="Arial"/>
                <w:b/>
                <w:bCs/>
                <w:sz w:val="20"/>
                <w:szCs w:val="20"/>
              </w:rPr>
            </w:pPr>
            <w:r w:rsidRPr="00F21DD6">
              <w:rPr>
                <w:rFonts w:ascii="Arial" w:hAnsi="Arial" w:cs="Arial"/>
                <w:b/>
                <w:bCs/>
                <w:sz w:val="20"/>
                <w:szCs w:val="20"/>
              </w:rPr>
              <w:t xml:space="preserve">Responsabile </w:t>
            </w:r>
            <w:r w:rsidR="00783E5F">
              <w:rPr>
                <w:rFonts w:ascii="Arial" w:hAnsi="Arial" w:cs="Arial"/>
                <w:b/>
                <w:bCs/>
                <w:sz w:val="20"/>
                <w:szCs w:val="20"/>
              </w:rPr>
              <w:t>2</w:t>
            </w:r>
          </w:p>
        </w:tc>
      </w:tr>
      <w:tr w:rsidR="00F21DD6" w:rsidTr="00783E5F" w14:paraId="4F20E39E" w14:textId="66507E8E">
        <w:trPr>
          <w:trHeight w:val="50"/>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79C13B04" w14:textId="77777777">
            <w:pPr>
              <w:jc w:val="center"/>
              <w:rPr>
                <w:rFonts w:ascii="Arial" w:hAnsi="Arial" w:cs="Arial"/>
                <w:sz w:val="20"/>
                <w:szCs w:val="20"/>
              </w:rPr>
            </w:pPr>
            <w:r w:rsidRPr="00F21DD6">
              <w:rPr>
                <w:rFonts w:ascii="Arial" w:hAnsi="Arial" w:cs="Arial"/>
                <w:sz w:val="20"/>
                <w:szCs w:val="20"/>
              </w:rPr>
              <w:t>CoA-ICT.016.1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0502018B" w14:textId="77777777">
            <w:pPr>
              <w:jc w:val="center"/>
              <w:rPr>
                <w:rFonts w:ascii="Arial" w:hAnsi="Arial" w:cs="Arial"/>
                <w:color w:val="000000"/>
                <w:sz w:val="20"/>
                <w:szCs w:val="20"/>
              </w:rPr>
            </w:pPr>
            <w:r w:rsidRPr="00F21DD6">
              <w:rPr>
                <w:rFonts w:ascii="Arial" w:hAnsi="Arial" w:cs="Arial"/>
                <w:color w:val="000000"/>
                <w:sz w:val="20"/>
                <w:szCs w:val="20"/>
              </w:rPr>
              <w:t>Controllo accessi e credenziali di autenticazione</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783E5F" w:rsidRDefault="00F21DD6" w14:paraId="3901D2FD" w14:textId="77777777">
            <w:pPr>
              <w:spacing w:before="60" w:after="60"/>
              <w:jc w:val="both"/>
              <w:rPr>
                <w:rFonts w:ascii="Arial" w:hAnsi="Arial" w:cs="Arial"/>
                <w:color w:val="000000"/>
                <w:sz w:val="20"/>
                <w:szCs w:val="20"/>
              </w:rPr>
            </w:pPr>
            <w:r w:rsidRPr="00F21DD6">
              <w:rPr>
                <w:rFonts w:ascii="Arial" w:hAnsi="Arial" w:cs="Arial"/>
                <w:color w:val="000000"/>
                <w:sz w:val="20"/>
                <w:szCs w:val="20"/>
              </w:rPr>
              <w:t xml:space="preserve">L'estrazione dei dati di localizzazione dalla piattaforma e la loro conservazione su postazioni di Lavoro da parte degli amministratori di sistema può essere svolta eccezionalmente a seguito di autorizzazione da parte del Responsabile Gerarchico (privilegiando in alternativa la conservazione temporanea dei dati sui sistemi stessi) solo per la gestione di anomalie con l’obiettivo di </w:t>
            </w:r>
            <w:r w:rsidRPr="00F21DD6">
              <w:rPr>
                <w:rFonts w:ascii="Arial" w:hAnsi="Arial" w:cs="Arial"/>
                <w:color w:val="000000"/>
                <w:sz w:val="20"/>
                <w:szCs w:val="20"/>
              </w:rPr>
              <w:t>ripristinare a regime e/o di assicurare con modalità provvisoria la funzionalità della piattaforma ICT.</w:t>
            </w:r>
          </w:p>
        </w:tc>
        <w:tc>
          <w:tcPr>
            <w:tcW w:w="740"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1608152C"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3913F98F" w14:textId="77777777">
            <w:pPr>
              <w:jc w:val="center"/>
              <w:rPr>
                <w:rFonts w:ascii="Arial" w:hAnsi="Arial" w:cs="Arial"/>
                <w:color w:val="000000"/>
                <w:sz w:val="20"/>
                <w:szCs w:val="20"/>
              </w:rPr>
            </w:pPr>
          </w:p>
        </w:tc>
      </w:tr>
      <w:tr w:rsidR="00F21DD6" w:rsidTr="00783E5F" w14:paraId="1B8EAF4B" w14:textId="4E59B2F9">
        <w:trPr>
          <w:trHeight w:val="926"/>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3BC90BCD" w14:textId="77777777">
            <w:pPr>
              <w:jc w:val="center"/>
              <w:rPr>
                <w:rFonts w:ascii="Arial" w:hAnsi="Arial" w:cs="Arial"/>
                <w:sz w:val="20"/>
                <w:szCs w:val="20"/>
              </w:rPr>
            </w:pPr>
            <w:r w:rsidRPr="00F21DD6">
              <w:rPr>
                <w:rFonts w:ascii="Arial" w:hAnsi="Arial" w:cs="Arial"/>
                <w:sz w:val="20"/>
                <w:szCs w:val="20"/>
              </w:rPr>
              <w:t>CoA-ICT.017.1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2AD6846D" w14:textId="77777777">
            <w:pPr>
              <w:jc w:val="center"/>
              <w:rPr>
                <w:rFonts w:ascii="Arial" w:hAnsi="Arial" w:cs="Arial"/>
                <w:color w:val="000000"/>
                <w:sz w:val="20"/>
                <w:szCs w:val="20"/>
              </w:rPr>
            </w:pPr>
            <w:r w:rsidRPr="00F21DD6">
              <w:rPr>
                <w:rFonts w:ascii="Arial" w:hAnsi="Arial" w:cs="Arial"/>
                <w:color w:val="000000"/>
                <w:sz w:val="20"/>
                <w:szCs w:val="20"/>
              </w:rPr>
              <w:t>Controllo accessi e credenziali di autenticazione</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783E5F" w:rsidRDefault="00F21DD6" w14:paraId="02A311FC" w14:textId="642C7F8C">
            <w:pPr>
              <w:spacing w:before="60" w:after="60"/>
              <w:jc w:val="both"/>
              <w:rPr>
                <w:rFonts w:ascii="Arial" w:hAnsi="Arial" w:cs="Arial"/>
                <w:color w:val="000000"/>
                <w:sz w:val="20"/>
                <w:szCs w:val="20"/>
              </w:rPr>
            </w:pPr>
            <w:r w:rsidRPr="00F21DD6">
              <w:rPr>
                <w:rFonts w:ascii="Arial" w:hAnsi="Arial" w:cs="Arial"/>
                <w:color w:val="000000"/>
                <w:sz w:val="20"/>
                <w:szCs w:val="20"/>
              </w:rPr>
              <w:t>Per il trattamento dei dati di localizzazione deve essere indicato nei contratti con il cliente che è a suo carico: - la fornitura di una specifica informativa agli eventuali interessati; - l’ottenimento del relativo consenso specifico per la localizzazione. Salvo che i dati non siano trattati in forma anonima, aggregati in modo irreversibile o per ottemperare a obblighi di legge (in questo caso rispondere Non Applicabile)</w:t>
            </w:r>
            <w:r w:rsidR="00783E5F">
              <w:rPr>
                <w:rFonts w:ascii="Arial" w:hAnsi="Arial" w:cs="Arial"/>
                <w:color w:val="000000"/>
                <w:sz w:val="20"/>
                <w:szCs w:val="20"/>
              </w:rPr>
              <w:t>.</w:t>
            </w:r>
          </w:p>
        </w:tc>
        <w:tc>
          <w:tcPr>
            <w:tcW w:w="740"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44F58F7E"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6233D3FF" w14:textId="77777777">
            <w:pPr>
              <w:jc w:val="center"/>
              <w:rPr>
                <w:rFonts w:ascii="Arial" w:hAnsi="Arial" w:cs="Arial"/>
                <w:color w:val="000000"/>
                <w:sz w:val="20"/>
                <w:szCs w:val="20"/>
              </w:rPr>
            </w:pPr>
          </w:p>
        </w:tc>
      </w:tr>
      <w:tr w:rsidR="00F21DD6" w:rsidTr="00783E5F" w14:paraId="32DF88DE" w14:textId="7958B9CC">
        <w:trPr>
          <w:trHeight w:val="695"/>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4BE7848C" w14:textId="77777777">
            <w:pPr>
              <w:jc w:val="center"/>
              <w:rPr>
                <w:rFonts w:ascii="Arial" w:hAnsi="Arial" w:cs="Arial"/>
                <w:sz w:val="20"/>
                <w:szCs w:val="20"/>
              </w:rPr>
            </w:pPr>
            <w:r w:rsidRPr="00F21DD6">
              <w:rPr>
                <w:rFonts w:ascii="Arial" w:hAnsi="Arial" w:cs="Arial"/>
                <w:sz w:val="20"/>
                <w:szCs w:val="20"/>
              </w:rPr>
              <w:t>PdE-ICT.020.1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0BD4C076" w14:textId="77777777">
            <w:pPr>
              <w:jc w:val="center"/>
              <w:rPr>
                <w:rFonts w:ascii="Arial" w:hAnsi="Arial" w:cs="Arial"/>
                <w:color w:val="000000"/>
                <w:sz w:val="20"/>
                <w:szCs w:val="20"/>
              </w:rPr>
            </w:pPr>
            <w:r w:rsidRPr="00F21DD6">
              <w:rPr>
                <w:rFonts w:ascii="Arial" w:hAnsi="Arial" w:cs="Arial"/>
                <w:color w:val="000000"/>
                <w:sz w:val="20"/>
                <w:szCs w:val="20"/>
              </w:rPr>
              <w:t>Protezione degli elaboratori</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783E5F" w:rsidRDefault="00F21DD6" w14:paraId="7BE81AEC" w14:textId="77777777">
            <w:pPr>
              <w:spacing w:before="60" w:after="60"/>
              <w:jc w:val="both"/>
              <w:rPr>
                <w:rFonts w:ascii="Arial" w:hAnsi="Arial" w:cs="Arial"/>
                <w:color w:val="000000"/>
                <w:sz w:val="20"/>
                <w:szCs w:val="20"/>
              </w:rPr>
            </w:pPr>
            <w:r w:rsidRPr="00F21DD6">
              <w:rPr>
                <w:rFonts w:ascii="Arial" w:hAnsi="Arial" w:cs="Arial"/>
                <w:color w:val="000000"/>
                <w:sz w:val="20"/>
                <w:szCs w:val="20"/>
              </w:rPr>
              <w:t>Sono adottati sulla piattaforma metodi di sincronizzazione a riferimenti temporali standard che garantiscono la completezza e la correttezza delle informazioni temporali associate ai trattamenti svolti sui dati di localizzazione.</w:t>
            </w:r>
          </w:p>
        </w:tc>
        <w:tc>
          <w:tcPr>
            <w:tcW w:w="740"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125DC872"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5BDCB0FB" w14:textId="77777777">
            <w:pPr>
              <w:jc w:val="center"/>
              <w:rPr>
                <w:rFonts w:ascii="Arial" w:hAnsi="Arial" w:cs="Arial"/>
                <w:color w:val="000000"/>
                <w:sz w:val="20"/>
                <w:szCs w:val="20"/>
              </w:rPr>
            </w:pPr>
          </w:p>
        </w:tc>
      </w:tr>
      <w:tr w:rsidR="00F21DD6" w:rsidTr="00783E5F" w14:paraId="2BEA8A25" w14:textId="3C7E8059">
        <w:trPr>
          <w:trHeight w:val="1620"/>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4492831E" w14:textId="77777777">
            <w:pPr>
              <w:jc w:val="center"/>
              <w:rPr>
                <w:rFonts w:ascii="Arial" w:hAnsi="Arial" w:cs="Arial"/>
                <w:sz w:val="20"/>
                <w:szCs w:val="20"/>
              </w:rPr>
            </w:pPr>
            <w:r w:rsidRPr="00F21DD6">
              <w:rPr>
                <w:rFonts w:ascii="Arial" w:hAnsi="Arial" w:cs="Arial"/>
                <w:sz w:val="20"/>
                <w:szCs w:val="20"/>
              </w:rPr>
              <w:t>Bck-ICT.005.1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43BCE0E7" w14:textId="77777777">
            <w:pPr>
              <w:jc w:val="center"/>
              <w:rPr>
                <w:rFonts w:ascii="Arial" w:hAnsi="Arial" w:cs="Arial"/>
                <w:color w:val="000000"/>
                <w:sz w:val="20"/>
                <w:szCs w:val="20"/>
              </w:rPr>
            </w:pPr>
            <w:r w:rsidRPr="00F21DD6">
              <w:rPr>
                <w:rFonts w:ascii="Arial" w:hAnsi="Arial" w:cs="Arial"/>
                <w:color w:val="000000"/>
                <w:sz w:val="20"/>
                <w:szCs w:val="20"/>
              </w:rPr>
              <w:t>Back-up</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783E5F" w:rsidRDefault="00F21DD6" w14:paraId="400CD0F0" w14:textId="77777777">
            <w:pPr>
              <w:spacing w:before="60" w:after="60"/>
              <w:jc w:val="both"/>
              <w:rPr>
                <w:rFonts w:ascii="Arial" w:hAnsi="Arial" w:cs="Arial"/>
                <w:color w:val="000000"/>
                <w:sz w:val="20"/>
                <w:szCs w:val="20"/>
              </w:rPr>
            </w:pPr>
            <w:r w:rsidRPr="00F21DD6">
              <w:rPr>
                <w:rFonts w:ascii="Arial" w:hAnsi="Arial" w:cs="Arial"/>
                <w:color w:val="000000"/>
                <w:sz w:val="20"/>
                <w:szCs w:val="20"/>
              </w:rPr>
              <w:t>La piattaforma conserva i dati di localizzazione solo per il periodo strettamente necessario alla fornitura del servizio e, se non esplicitamente indicato nel contratto (e quindi in linea con il consenso raccolto dal cliente/titolare del trattamento), non può essere superiore a 2 mesi dalla generazione del dato, allo scadere dei quali i dati (contenuti in DB/Sistemi elaborazione/Backup) devono essere cancellati/anonimizzati nei minimi tempi tecnicamente compatibili e comunque non oltre 30 giorni solari. Le operazioni di cancellazione sono documentate, anche tramite il tracciamento in un file di log della corretta esecuzione delle procedure automatiche di cancellazione.</w:t>
            </w:r>
          </w:p>
        </w:tc>
        <w:tc>
          <w:tcPr>
            <w:tcW w:w="740"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46B86AEB"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5C0EB723" w14:textId="77777777">
            <w:pPr>
              <w:jc w:val="center"/>
              <w:rPr>
                <w:rFonts w:ascii="Arial" w:hAnsi="Arial" w:cs="Arial"/>
                <w:color w:val="000000"/>
                <w:sz w:val="20"/>
                <w:szCs w:val="20"/>
              </w:rPr>
            </w:pPr>
          </w:p>
        </w:tc>
      </w:tr>
      <w:tr w:rsidR="00F21DD6" w:rsidTr="00783E5F" w14:paraId="56004651" w14:textId="3B94ADA1">
        <w:trPr>
          <w:trHeight w:val="695"/>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5FC27FF0" w14:textId="77777777">
            <w:pPr>
              <w:jc w:val="center"/>
              <w:rPr>
                <w:rFonts w:ascii="Arial" w:hAnsi="Arial" w:cs="Arial"/>
                <w:sz w:val="20"/>
                <w:szCs w:val="20"/>
              </w:rPr>
            </w:pPr>
            <w:r w:rsidRPr="00F21DD6">
              <w:rPr>
                <w:rFonts w:ascii="Arial" w:hAnsi="Arial" w:cs="Arial"/>
                <w:sz w:val="20"/>
                <w:szCs w:val="20"/>
              </w:rPr>
              <w:t>AuL-ICT.020.1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43B2F381" w14:textId="77777777">
            <w:pPr>
              <w:jc w:val="center"/>
              <w:rPr>
                <w:rFonts w:ascii="Arial" w:hAnsi="Arial" w:cs="Arial"/>
                <w:color w:val="000000"/>
                <w:sz w:val="20"/>
                <w:szCs w:val="20"/>
              </w:rPr>
            </w:pPr>
            <w:r w:rsidRPr="00F21DD6">
              <w:rPr>
                <w:rFonts w:ascii="Arial" w:hAnsi="Arial" w:cs="Arial"/>
                <w:color w:val="000000"/>
                <w:sz w:val="20"/>
                <w:szCs w:val="20"/>
              </w:rPr>
              <w:t>Audit log</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783E5F" w:rsidRDefault="00F21DD6" w14:paraId="4334631F" w14:textId="77777777">
            <w:pPr>
              <w:spacing w:before="60" w:after="60"/>
              <w:jc w:val="both"/>
              <w:rPr>
                <w:rFonts w:ascii="Arial" w:hAnsi="Arial" w:cs="Arial"/>
                <w:color w:val="000000"/>
                <w:sz w:val="20"/>
                <w:szCs w:val="20"/>
              </w:rPr>
            </w:pPr>
            <w:r w:rsidRPr="00F21DD6">
              <w:rPr>
                <w:rFonts w:ascii="Arial" w:hAnsi="Arial" w:cs="Arial"/>
                <w:color w:val="000000"/>
                <w:sz w:val="20"/>
                <w:szCs w:val="20"/>
              </w:rPr>
              <w:t>Esiste un sistema di log che riporta tutte le operazioni svolte (audit log) sui dati di localizzazione dagli amministratori di sistema e dalle utenze machine to machine. Il tracciamento generato della piattaforma è garantito indipendentemente dalla tipologia di accesso (es. accessi diretti o mediati).</w:t>
            </w:r>
          </w:p>
        </w:tc>
        <w:tc>
          <w:tcPr>
            <w:tcW w:w="740"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4BCB6C23"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51D5D340" w14:textId="77777777">
            <w:pPr>
              <w:jc w:val="center"/>
              <w:rPr>
                <w:rFonts w:ascii="Arial" w:hAnsi="Arial" w:cs="Arial"/>
                <w:color w:val="000000"/>
                <w:sz w:val="20"/>
                <w:szCs w:val="20"/>
              </w:rPr>
            </w:pPr>
          </w:p>
        </w:tc>
      </w:tr>
      <w:tr w:rsidR="00F21DD6" w:rsidTr="00783E5F" w14:paraId="0460DC3F" w14:textId="13162F52">
        <w:trPr>
          <w:trHeight w:val="1620"/>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639675D4" w14:textId="77777777">
            <w:pPr>
              <w:jc w:val="center"/>
              <w:rPr>
                <w:rFonts w:ascii="Arial" w:hAnsi="Arial" w:cs="Arial"/>
                <w:sz w:val="20"/>
                <w:szCs w:val="20"/>
              </w:rPr>
            </w:pPr>
            <w:r w:rsidRPr="00F21DD6">
              <w:rPr>
                <w:rFonts w:ascii="Arial" w:hAnsi="Arial" w:cs="Arial"/>
                <w:sz w:val="20"/>
                <w:szCs w:val="20"/>
              </w:rPr>
              <w:t>AuL-ICT.021.1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1E332F24" w14:textId="77777777">
            <w:pPr>
              <w:jc w:val="center"/>
              <w:rPr>
                <w:rFonts w:ascii="Arial" w:hAnsi="Arial" w:cs="Arial"/>
                <w:color w:val="000000"/>
                <w:sz w:val="20"/>
                <w:szCs w:val="20"/>
              </w:rPr>
            </w:pPr>
            <w:r w:rsidRPr="00F21DD6">
              <w:rPr>
                <w:rFonts w:ascii="Arial" w:hAnsi="Arial" w:cs="Arial"/>
                <w:color w:val="000000"/>
                <w:sz w:val="20"/>
                <w:szCs w:val="20"/>
              </w:rPr>
              <w:t>Audit log</w:t>
            </w:r>
          </w:p>
        </w:tc>
        <w:tc>
          <w:tcPr>
            <w:tcW w:w="2643" w:type="pct"/>
            <w:tcBorders>
              <w:top w:val="nil"/>
              <w:left w:val="nil"/>
              <w:bottom w:val="single" w:color="auto" w:sz="4" w:space="0"/>
              <w:right w:val="single" w:color="auto" w:sz="4" w:space="0"/>
            </w:tcBorders>
            <w:shd w:val="clear" w:color="000000" w:fill="FFFFFF"/>
            <w:vAlign w:val="center"/>
            <w:hideMark/>
          </w:tcPr>
          <w:p w:rsidR="00E05841" w:rsidP="00783E5F" w:rsidRDefault="00F21DD6" w14:paraId="6D1FD9B4" w14:textId="77777777">
            <w:pPr>
              <w:spacing w:before="60" w:after="60"/>
              <w:jc w:val="both"/>
              <w:rPr>
                <w:rFonts w:ascii="Arial" w:hAnsi="Arial" w:cs="Arial"/>
                <w:color w:val="000000"/>
                <w:sz w:val="20"/>
                <w:szCs w:val="20"/>
              </w:rPr>
            </w:pPr>
            <w:r w:rsidRPr="00F21DD6">
              <w:rPr>
                <w:rFonts w:ascii="Arial" w:hAnsi="Arial" w:cs="Arial"/>
                <w:color w:val="000000"/>
                <w:sz w:val="20"/>
                <w:szCs w:val="20"/>
              </w:rPr>
              <w:t xml:space="preserve">I log relativi alle operazioni svolte (audit log) dagli amministratori di sistema e dalle utenze machine to machine, sui dati di localizzazione, dovranno almeno consentire di identificare: </w:t>
            </w:r>
          </w:p>
          <w:p w:rsidR="00E05841" w:rsidP="00783E5F" w:rsidRDefault="00F21DD6" w14:paraId="7FA1B14A" w14:textId="3C33283E">
            <w:pPr>
              <w:spacing w:before="60" w:after="60"/>
              <w:jc w:val="both"/>
              <w:rPr>
                <w:rFonts w:ascii="Arial" w:hAnsi="Arial" w:cs="Arial"/>
                <w:color w:val="000000"/>
                <w:sz w:val="20"/>
                <w:szCs w:val="20"/>
              </w:rPr>
            </w:pPr>
            <w:r w:rsidRPr="00F21DD6">
              <w:rPr>
                <w:rFonts w:ascii="Arial" w:hAnsi="Arial" w:cs="Arial"/>
                <w:color w:val="000000"/>
                <w:sz w:val="20"/>
                <w:szCs w:val="20"/>
              </w:rPr>
              <w:t>- il sistema target e l’eventuale applicazione acceduta;</w:t>
            </w:r>
          </w:p>
          <w:p w:rsidR="00E05841" w:rsidP="00783E5F" w:rsidRDefault="00F21DD6" w14:paraId="2B76AAC2" w14:textId="6C679FDC">
            <w:pPr>
              <w:spacing w:before="60" w:after="60"/>
              <w:jc w:val="both"/>
              <w:rPr>
                <w:rFonts w:ascii="Arial" w:hAnsi="Arial" w:cs="Arial"/>
                <w:color w:val="000000"/>
                <w:sz w:val="20"/>
                <w:szCs w:val="20"/>
              </w:rPr>
            </w:pPr>
            <w:r w:rsidRPr="00F21DD6">
              <w:rPr>
                <w:rFonts w:ascii="Arial" w:hAnsi="Arial" w:cs="Arial"/>
                <w:color w:val="000000"/>
                <w:sz w:val="20"/>
                <w:szCs w:val="20"/>
              </w:rPr>
              <w:t>- il riferimento dell’utente che ha eseguito le attività;</w:t>
            </w:r>
          </w:p>
          <w:p w:rsidR="00E05841" w:rsidP="00783E5F" w:rsidRDefault="00F21DD6" w14:paraId="406B94BE" w14:textId="36EC9C54">
            <w:pPr>
              <w:spacing w:before="60" w:after="60"/>
              <w:jc w:val="both"/>
              <w:rPr>
                <w:rFonts w:ascii="Arial" w:hAnsi="Arial" w:cs="Arial"/>
                <w:color w:val="000000"/>
                <w:sz w:val="20"/>
                <w:szCs w:val="20"/>
              </w:rPr>
            </w:pPr>
            <w:r w:rsidRPr="00F21DD6">
              <w:rPr>
                <w:rFonts w:ascii="Arial" w:hAnsi="Arial" w:cs="Arial"/>
                <w:color w:val="000000"/>
                <w:sz w:val="20"/>
                <w:szCs w:val="20"/>
              </w:rPr>
              <w:t>- l’eventuale dettaglio delle caratteristiche o dei parametri di accesso;</w:t>
            </w:r>
          </w:p>
          <w:p w:rsidR="00E05841" w:rsidP="00783E5F" w:rsidRDefault="00F21DD6" w14:paraId="05AB20E6" w14:textId="0EDDCFD8">
            <w:pPr>
              <w:spacing w:before="60" w:after="60"/>
              <w:jc w:val="both"/>
              <w:rPr>
                <w:rFonts w:ascii="Arial" w:hAnsi="Arial" w:cs="Arial"/>
                <w:color w:val="000000"/>
                <w:sz w:val="20"/>
                <w:szCs w:val="20"/>
              </w:rPr>
            </w:pPr>
            <w:r w:rsidRPr="00F21DD6">
              <w:rPr>
                <w:rFonts w:ascii="Arial" w:hAnsi="Arial" w:cs="Arial"/>
                <w:color w:val="000000"/>
                <w:sz w:val="20"/>
                <w:szCs w:val="20"/>
              </w:rPr>
              <w:t>- i riferimenti temporali di esecuzione delle singole attività;</w:t>
            </w:r>
          </w:p>
          <w:p w:rsidRPr="00F21DD6" w:rsidR="00F21DD6" w:rsidP="00783E5F" w:rsidRDefault="00F21DD6" w14:paraId="2CA44BD9" w14:textId="7A3606AD">
            <w:pPr>
              <w:spacing w:before="60" w:after="60"/>
              <w:jc w:val="both"/>
              <w:rPr>
                <w:rFonts w:ascii="Arial" w:hAnsi="Arial" w:cs="Arial"/>
                <w:color w:val="000000"/>
                <w:sz w:val="20"/>
                <w:szCs w:val="20"/>
              </w:rPr>
            </w:pPr>
            <w:r w:rsidRPr="00F21DD6">
              <w:rPr>
                <w:rFonts w:ascii="Arial" w:hAnsi="Arial" w:cs="Arial"/>
                <w:color w:val="000000"/>
                <w:sz w:val="20"/>
                <w:szCs w:val="20"/>
              </w:rPr>
              <w:t xml:space="preserve"> - l’indicazione delle tipologie e delle caratteristiche delle attività eseguite.</w:t>
            </w:r>
          </w:p>
        </w:tc>
        <w:tc>
          <w:tcPr>
            <w:tcW w:w="740"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35FEA085"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552213EF" w14:textId="77777777">
            <w:pPr>
              <w:jc w:val="center"/>
              <w:rPr>
                <w:rFonts w:ascii="Arial" w:hAnsi="Arial" w:cs="Arial"/>
                <w:color w:val="000000"/>
                <w:sz w:val="20"/>
                <w:szCs w:val="20"/>
              </w:rPr>
            </w:pPr>
          </w:p>
        </w:tc>
      </w:tr>
      <w:tr w:rsidR="00F21DD6" w:rsidTr="00783E5F" w14:paraId="113CB3EA" w14:textId="1763AC0A">
        <w:trPr>
          <w:trHeight w:val="926"/>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12EE0CC5" w14:textId="77777777">
            <w:pPr>
              <w:jc w:val="center"/>
              <w:rPr>
                <w:rFonts w:ascii="Arial" w:hAnsi="Arial" w:cs="Arial"/>
                <w:sz w:val="20"/>
                <w:szCs w:val="20"/>
              </w:rPr>
            </w:pPr>
            <w:r w:rsidRPr="00F21DD6">
              <w:rPr>
                <w:rFonts w:ascii="Arial" w:hAnsi="Arial" w:cs="Arial"/>
                <w:sz w:val="20"/>
                <w:szCs w:val="20"/>
              </w:rPr>
              <w:t>AuL-ICT.022.1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516C97AA" w14:textId="77777777">
            <w:pPr>
              <w:jc w:val="center"/>
              <w:rPr>
                <w:rFonts w:ascii="Arial" w:hAnsi="Arial" w:cs="Arial"/>
                <w:color w:val="000000"/>
                <w:sz w:val="20"/>
                <w:szCs w:val="20"/>
              </w:rPr>
            </w:pPr>
            <w:r w:rsidRPr="00F21DD6">
              <w:rPr>
                <w:rFonts w:ascii="Arial" w:hAnsi="Arial" w:cs="Arial"/>
                <w:color w:val="000000"/>
                <w:sz w:val="20"/>
                <w:szCs w:val="20"/>
              </w:rPr>
              <w:t>Audit log</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783E5F" w:rsidRDefault="00D763B1" w14:paraId="4E033424" w14:textId="207869B6">
            <w:pPr>
              <w:spacing w:before="60" w:after="60"/>
              <w:jc w:val="both"/>
              <w:rPr>
                <w:rFonts w:ascii="Arial" w:hAnsi="Arial" w:cs="Arial"/>
                <w:color w:val="000000"/>
                <w:sz w:val="20"/>
                <w:szCs w:val="20"/>
              </w:rPr>
            </w:pPr>
            <w:ins w:author="Pernaselci Alessandro" w:date="2025-04-23T10:01:00Z" w:id="102">
              <w:r>
                <w:rPr>
                  <w:rFonts w:ascii="Arial" w:hAnsi="Arial" w:cs="Arial"/>
                  <w:sz w:val="20"/>
                  <w:szCs w:val="20"/>
                </w:rPr>
                <w:t>È</w:t>
              </w:r>
            </w:ins>
            <w:del w:author="Pernaselci Alessandro" w:date="2025-04-23T10:01:00Z" w:id="103">
              <w:r w:rsidRPr="00F21DD6" w:rsidDel="00D763B1" w:rsidR="00F21DD6">
                <w:rPr>
                  <w:rFonts w:ascii="Arial" w:hAnsi="Arial" w:cs="Arial"/>
                  <w:color w:val="000000"/>
                  <w:sz w:val="20"/>
                  <w:szCs w:val="20"/>
                </w:rPr>
                <w:delText>E'</w:delText>
              </w:r>
            </w:del>
            <w:r w:rsidRPr="00F21DD6" w:rsidR="00F21DD6">
              <w:rPr>
                <w:rFonts w:ascii="Arial" w:hAnsi="Arial" w:cs="Arial"/>
                <w:color w:val="000000"/>
                <w:sz w:val="20"/>
                <w:szCs w:val="20"/>
              </w:rPr>
              <w:t xml:space="preserve"> garantita la completezza, l'immodificabilità e l'autenticità delle registrazioni dei log relativi alle operazioni svolte sui dati di localizzazione dagli amministratori di sistema e dalle utenze machine to machine. Questi LOG sono conservati per 12 mesi e successivamente cancellati nei minimi tempi tecnicamente compatibili e comunque non oltre 30 giorni solari.</w:t>
            </w:r>
          </w:p>
        </w:tc>
        <w:tc>
          <w:tcPr>
            <w:tcW w:w="740"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6BF42BAE"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vAlign w:val="center"/>
          </w:tcPr>
          <w:p w:rsidRPr="00F21DD6" w:rsidR="00F21DD6" w:rsidP="00783E5F" w:rsidRDefault="00F21DD6" w14:paraId="65CBCAE8" w14:textId="77777777">
            <w:pPr>
              <w:jc w:val="center"/>
              <w:rPr>
                <w:rFonts w:ascii="Arial" w:hAnsi="Arial" w:cs="Arial"/>
                <w:color w:val="000000"/>
                <w:sz w:val="20"/>
                <w:szCs w:val="20"/>
              </w:rPr>
            </w:pPr>
          </w:p>
        </w:tc>
      </w:tr>
    </w:tbl>
    <w:p w:rsidR="00CB3A22" w:rsidRDefault="00CB3A22" w14:paraId="6236798A" w14:textId="77777777">
      <w:pPr>
        <w:tabs>
          <w:tab w:val="left" w:pos="567"/>
        </w:tabs>
        <w:spacing w:line="260" w:lineRule="exact"/>
        <w:rPr>
          <w:rFonts w:ascii="TIM Sans Light" w:hAnsi="TIM Sans Light"/>
        </w:rPr>
      </w:pPr>
    </w:p>
    <w:p w:rsidRPr="00BA0DDE" w:rsidR="00975590" w:rsidP="004D0FA7" w:rsidRDefault="00975590" w14:paraId="429A3A5D" w14:textId="4E52F604">
      <w:pPr>
        <w:pStyle w:val="Corpotesto"/>
        <w:numPr>
          <w:ilvl w:val="1"/>
          <w:numId w:val="9"/>
        </w:numPr>
        <w:outlineLvl w:val="2"/>
        <w:rPr>
          <w:b/>
        </w:rPr>
      </w:pPr>
      <w:bookmarkStart w:name="_Toc3802491" w:id="104"/>
      <w:r w:rsidRPr="00BA0DDE">
        <w:rPr>
          <w:b/>
        </w:rPr>
        <w:t>Perimetro</w:t>
      </w:r>
      <w:r w:rsidR="00DE4680">
        <w:rPr>
          <w:b/>
        </w:rPr>
        <w:t xml:space="preserve"> </w:t>
      </w:r>
      <w:bookmarkEnd w:id="104"/>
      <w:r w:rsidRPr="009C6356" w:rsidR="00217C81">
        <w:rPr>
          <w:b/>
        </w:rPr>
        <w:t xml:space="preserve">Dati Altri Operatori Telefonici </w:t>
      </w:r>
      <w:r w:rsidRPr="00C27719">
        <w:rPr>
          <w:b/>
          <w:highlight w:val="yellow"/>
        </w:rPr>
        <w:t xml:space="preserve">(eliminare il perimetro se non c’è un trattamento </w:t>
      </w:r>
      <w:r w:rsidRPr="00C27719" w:rsidR="008E3EAA">
        <w:rPr>
          <w:b/>
          <w:highlight w:val="yellow"/>
        </w:rPr>
        <w:t>in ambito</w:t>
      </w:r>
      <w:r w:rsidRPr="00C27719">
        <w:rPr>
          <w:b/>
          <w:highlight w:val="yellow"/>
        </w:rPr>
        <w:t>)</w:t>
      </w:r>
    </w:p>
    <w:p w:rsidRPr="00F21DD6" w:rsidR="00395EC3" w:rsidP="00E1473D" w:rsidRDefault="00395EC3" w14:paraId="08DF1431" w14:textId="055602D7">
      <w:pPr>
        <w:widowControl w:val="0"/>
        <w:ind w:right="85"/>
        <w:jc w:val="both"/>
        <w:rPr>
          <w:rFonts w:ascii="Arial" w:hAnsi="Arial" w:eastAsia="Calibri" w:cs="Arial"/>
        </w:rPr>
      </w:pPr>
      <w:bookmarkStart w:name="_Hlk49335272" w:id="105"/>
      <w:r w:rsidRPr="00F21DD6">
        <w:rPr>
          <w:rFonts w:ascii="Arial" w:hAnsi="Arial" w:eastAsia="Calibri" w:cs="Arial"/>
        </w:rPr>
        <w:t xml:space="preserve">Rientrano in questo perimetro tutte le piattaforme di ICT mercato su cui avviene un trattamento dati di clienti di altri Operatori telefonici per soluzioni connesse alla fornitura di servizi di comunicazione elettronica accessibili al pubblico su reti di comunicazioni (ad es. l’erogazione dei servizi ad un Mobile Virtual Operatori – MVO, che è il titolare dei trattamenti svolti da TIM in qualità di Responsabile, essendo l’operatore “infrastrutturato” che lo ospita). Tra questi rientra anche il trattamento di Dati di Traffico per ordinarie finalità di fatturazione, customer care e per ulteriori differenti finalità (ad es. per finalità di giustizia) </w:t>
      </w:r>
      <w:proofErr w:type="spellStart"/>
      <w:r w:rsidRPr="00F21DD6">
        <w:rPr>
          <w:rFonts w:ascii="Arial" w:hAnsi="Arial" w:eastAsia="Calibri" w:cs="Arial"/>
        </w:rPr>
        <w:t>ecc</w:t>
      </w:r>
      <w:proofErr w:type="spellEnd"/>
      <w:ins w:author="Pernaselci Alessandro" w:date="2025-04-23T10:02:00Z" w:id="106">
        <w:r w:rsidR="00F32B22">
          <w:rPr>
            <w:rFonts w:ascii="Arial" w:hAnsi="Arial" w:eastAsia="Calibri" w:cs="Arial"/>
          </w:rPr>
          <w:t xml:space="preserve"> .</w:t>
        </w:r>
      </w:ins>
      <w:r w:rsidRPr="00F21DD6">
        <w:rPr>
          <w:rFonts w:ascii="Arial" w:hAnsi="Arial" w:eastAsia="Calibri" w:cs="Arial"/>
        </w:rPr>
        <w:t>..</w:t>
      </w:r>
      <w:del w:author="Pernaselci Alessandro" w:date="2025-04-23T10:02:00Z" w:id="107">
        <w:r w:rsidRPr="00F21DD6" w:rsidDel="008A2232">
          <w:rPr>
            <w:rFonts w:ascii="Arial" w:hAnsi="Arial" w:eastAsia="Calibri" w:cs="Arial"/>
          </w:rPr>
          <w:delText xml:space="preserve"> </w:delText>
        </w:r>
      </w:del>
      <w:r w:rsidRPr="00F21DD6">
        <w:rPr>
          <w:rFonts w:ascii="Arial" w:hAnsi="Arial" w:eastAsia="Calibri" w:cs="Arial"/>
        </w:rPr>
        <w:t>. Per Dato di Traffico si intende qualsiasi dato sottoposto a trattamento ai fini della trasmissione di una comunicazione nel contesto di un servizio pubblico di comunicazione elettronica o della relativa fatturazione, ivi compresi i dati necessari per identificare l'abbonato o l'utente.</w:t>
      </w:r>
    </w:p>
    <w:p w:rsidR="00395EC3" w:rsidP="00E1473D" w:rsidRDefault="00395EC3" w14:paraId="71165618" w14:textId="5AE23DB0">
      <w:pPr>
        <w:widowControl w:val="0"/>
        <w:ind w:right="85"/>
        <w:jc w:val="both"/>
        <w:rPr>
          <w:rFonts w:ascii="Arial" w:hAnsi="Arial" w:eastAsia="Calibri" w:cs="Arial"/>
        </w:rPr>
      </w:pPr>
      <w:r w:rsidRPr="00F21DD6">
        <w:rPr>
          <w:rFonts w:ascii="Arial" w:hAnsi="Arial" w:eastAsia="Calibri" w:cs="Arial"/>
        </w:rPr>
        <w:t xml:space="preserve">L’appartenenza di una piattaforma a tale perimetro prevede necessariamente l’inclusione della </w:t>
      </w:r>
      <w:r w:rsidRPr="00F21DD6">
        <w:rPr>
          <w:rFonts w:ascii="Arial" w:hAnsi="Arial" w:eastAsia="Calibri" w:cs="Arial"/>
        </w:rPr>
        <w:t>stessa anche all’interno del perimetro 231/01 reati informatici e perimetro Dati Personali.</w:t>
      </w:r>
    </w:p>
    <w:p w:rsidRPr="00F21DD6" w:rsidR="00C520E8" w:rsidP="00E1473D" w:rsidRDefault="00C520E8" w14:paraId="4CC65868" w14:textId="77777777">
      <w:pPr>
        <w:widowControl w:val="0"/>
        <w:ind w:right="85"/>
        <w:jc w:val="both"/>
        <w:rPr>
          <w:rFonts w:ascii="Arial" w:hAnsi="Arial" w:eastAsia="Calibri" w:cs="Arial"/>
        </w:rPr>
      </w:pPr>
    </w:p>
    <w:bookmarkEnd w:id="105"/>
    <w:p w:rsidR="00975590" w:rsidRDefault="00975590" w14:paraId="06D162F2" w14:textId="77777777">
      <w:pPr>
        <w:pStyle w:val="Paragrafoelenco"/>
        <w:numPr>
          <w:ilvl w:val="0"/>
          <w:numId w:val="8"/>
        </w:numPr>
        <w:spacing w:before="120" w:after="60"/>
        <w:jc w:val="both"/>
        <w:rPr>
          <w:rFonts w:ascii="Arial" w:hAnsi="Arial"/>
          <w:b/>
          <w:szCs w:val="20"/>
          <w:u w:val="single"/>
          <w:lang w:eastAsia="it-IT"/>
        </w:rPr>
      </w:pPr>
      <w:r w:rsidRPr="001E3D12">
        <w:rPr>
          <w:rFonts w:ascii="Arial" w:hAnsi="Arial"/>
          <w:b/>
          <w:szCs w:val="20"/>
          <w:highlight w:val="yellow"/>
          <w:u w:val="single"/>
          <w:lang w:eastAsia="it-IT"/>
        </w:rPr>
        <w:t>ATTIVARE IL CC DI COMPLIANCE</w:t>
      </w:r>
    </w:p>
    <w:p w:rsidRPr="00C520E8" w:rsidR="00975590" w:rsidP="00C520E8" w:rsidRDefault="00975590" w14:paraId="29CD979C" w14:textId="77777777">
      <w:pPr>
        <w:widowControl w:val="0"/>
        <w:ind w:right="85"/>
        <w:jc w:val="both"/>
        <w:rPr>
          <w:rFonts w:ascii="Arial" w:hAnsi="Arial" w:eastAsia="Calibri" w:cs="Arial"/>
        </w:rPr>
      </w:pPr>
    </w:p>
    <w:p w:rsidRPr="009C6356" w:rsidR="00217C81" w:rsidP="004D0FA7" w:rsidRDefault="00217C81" w14:paraId="5811554A" w14:textId="29539D9C">
      <w:pPr>
        <w:pStyle w:val="Corpotesto"/>
        <w:numPr>
          <w:ilvl w:val="1"/>
          <w:numId w:val="9"/>
        </w:numPr>
        <w:outlineLvl w:val="2"/>
        <w:rPr>
          <w:b/>
        </w:rPr>
      </w:pPr>
      <w:r>
        <w:rPr>
          <w:b/>
        </w:rPr>
        <w:t xml:space="preserve">Servizi </w:t>
      </w:r>
      <w:r w:rsidRPr="00457C5C" w:rsidR="00457C5C">
        <w:rPr>
          <w:b/>
        </w:rPr>
        <w:t xml:space="preserve">di comunicazione digitali e di </w:t>
      </w:r>
      <w:proofErr w:type="spellStart"/>
      <w:r w:rsidRPr="00457C5C" w:rsidR="00457C5C">
        <w:rPr>
          <w:b/>
        </w:rPr>
        <w:t>collaboration</w:t>
      </w:r>
      <w:proofErr w:type="spellEnd"/>
      <w:r w:rsidRPr="00457C5C" w:rsidR="00457C5C">
        <w:rPr>
          <w:b/>
        </w:rPr>
        <w:t xml:space="preserve"> </w:t>
      </w:r>
      <w:r w:rsidRPr="00F21DD6">
        <w:rPr>
          <w:b/>
          <w:highlight w:val="yellow"/>
        </w:rPr>
        <w:t xml:space="preserve">(eliminare il perimetro se non c’è un trattamento </w:t>
      </w:r>
      <w:r w:rsidRPr="00F21DD6" w:rsidR="00457C5C">
        <w:rPr>
          <w:b/>
          <w:highlight w:val="yellow"/>
        </w:rPr>
        <w:t>in ambito</w:t>
      </w:r>
      <w:r w:rsidRPr="00F21DD6">
        <w:rPr>
          <w:b/>
          <w:highlight w:val="yellow"/>
        </w:rPr>
        <w:t>)</w:t>
      </w:r>
    </w:p>
    <w:p w:rsidR="00AE1CCC" w:rsidP="009C6356" w:rsidRDefault="00AE1CCC" w14:paraId="37D5DA66" w14:textId="4F2671DA">
      <w:pPr>
        <w:widowControl w:val="0"/>
        <w:ind w:right="85"/>
        <w:rPr>
          <w:rFonts w:ascii="Arial" w:hAnsi="Arial" w:eastAsia="Calibri" w:cs="Arial"/>
        </w:rPr>
      </w:pPr>
      <w:r w:rsidRPr="00F21DD6">
        <w:rPr>
          <w:rFonts w:ascii="Arial" w:hAnsi="Arial" w:eastAsia="Calibri" w:cs="Arial"/>
        </w:rPr>
        <w:t xml:space="preserve">Rientrano in questo perimetro tutte le piattaforme di ICT mercato che erogano servizi digitali che permettono la comunicazione tra due o più soggetti sfruttando una rete pubblica, indipendentemente dalla vendita dei servizi di accesso (linea fonia/dati) tipica dei «telco». Tali servizi prevedono diverse tipologie di comunicazione digitale o di </w:t>
      </w:r>
      <w:proofErr w:type="spellStart"/>
      <w:r w:rsidRPr="00F21DD6">
        <w:rPr>
          <w:rFonts w:ascii="Arial" w:hAnsi="Arial" w:eastAsia="Calibri" w:cs="Arial"/>
        </w:rPr>
        <w:t>collaboration</w:t>
      </w:r>
      <w:proofErr w:type="spellEnd"/>
      <w:r w:rsidRPr="00F21DD6">
        <w:rPr>
          <w:rFonts w:ascii="Arial" w:hAnsi="Arial" w:eastAsia="Calibri" w:cs="Arial"/>
        </w:rPr>
        <w:t xml:space="preserve"> (es. messaging, chiamate audio/video, chat, </w:t>
      </w:r>
      <w:proofErr w:type="gramStart"/>
      <w:r w:rsidRPr="00F21DD6">
        <w:rPr>
          <w:rFonts w:ascii="Arial" w:hAnsi="Arial" w:eastAsia="Calibri" w:cs="Arial"/>
        </w:rPr>
        <w:t>email</w:t>
      </w:r>
      <w:proofErr w:type="gramEnd"/>
      <w:r w:rsidRPr="00F21DD6">
        <w:rPr>
          <w:rFonts w:ascii="Arial" w:hAnsi="Arial" w:eastAsia="Calibri" w:cs="Arial"/>
        </w:rPr>
        <w:t>, condivisione file) erogati da TIM in qualità di DSP («</w:t>
      </w:r>
      <w:proofErr w:type="spellStart"/>
      <w:r w:rsidRPr="00F21DD6">
        <w:rPr>
          <w:rFonts w:ascii="Arial" w:hAnsi="Arial" w:eastAsia="Calibri" w:cs="Arial"/>
        </w:rPr>
        <w:t>digital</w:t>
      </w:r>
      <w:proofErr w:type="spellEnd"/>
      <w:r w:rsidRPr="00F21DD6">
        <w:rPr>
          <w:rFonts w:ascii="Arial" w:hAnsi="Arial" w:eastAsia="Calibri" w:cs="Arial"/>
        </w:rPr>
        <w:t xml:space="preserve"> service provider») e che non si configurano pertanto come servizi «telco». Questi servizi possono generare documentazione delle comunicazioni intercorse (c.d. documentazione del traffico) oggetto di specifiche misure privacy</w:t>
      </w:r>
      <w:del w:author="Pernaselci Alessandro" w:date="2025-04-23T10:02:00Z" w:id="108">
        <w:r w:rsidRPr="00F21DD6" w:rsidDel="008A2232">
          <w:rPr>
            <w:rFonts w:ascii="Arial" w:hAnsi="Arial" w:eastAsia="Calibri" w:cs="Arial"/>
          </w:rPr>
          <w:delText xml:space="preserve"> </w:delText>
        </w:r>
      </w:del>
      <w:r w:rsidRPr="00F21DD6">
        <w:rPr>
          <w:rFonts w:ascii="Arial" w:hAnsi="Arial" w:eastAsia="Calibri" w:cs="Arial"/>
        </w:rPr>
        <w:t xml:space="preserve"> e devono prevedere l’erogazione di prestazioni di intercettazione per AA.GG.</w:t>
      </w:r>
    </w:p>
    <w:p w:rsidRPr="00F21DD6" w:rsidR="00020D63" w:rsidP="009C6356" w:rsidRDefault="00020D63" w14:paraId="46F5FEBF" w14:textId="77777777">
      <w:pPr>
        <w:widowControl w:val="0"/>
        <w:ind w:right="85"/>
        <w:rPr>
          <w:rFonts w:ascii="Arial" w:hAnsi="Arial" w:eastAsia="Calibri" w:cs="Arial"/>
        </w:rPr>
      </w:pPr>
    </w:p>
    <w:p w:rsidRPr="00F21DD6" w:rsidR="00232A12" w:rsidRDefault="00232A12" w14:paraId="7E3123C7" w14:textId="77777777">
      <w:pPr>
        <w:pStyle w:val="Corpotesto"/>
        <w:widowControl w:val="0"/>
        <w:numPr>
          <w:ilvl w:val="0"/>
          <w:numId w:val="14"/>
        </w:numPr>
        <w:spacing w:before="0" w:after="200" w:line="276" w:lineRule="auto"/>
        <w:ind w:right="85"/>
        <w:rPr>
          <w:rFonts w:eastAsia="Calibri" w:cs="Arial"/>
          <w:b/>
          <w:szCs w:val="24"/>
          <w:lang w:eastAsia="en-US"/>
        </w:rPr>
      </w:pPr>
      <w:r w:rsidRPr="00F21DD6">
        <w:rPr>
          <w:rFonts w:eastAsia="Calibri" w:cs="Arial"/>
          <w:b/>
          <w:szCs w:val="24"/>
          <w:lang w:eastAsia="en-US"/>
        </w:rPr>
        <w:t xml:space="preserve">Dati di Traffico per Servizi di </w:t>
      </w:r>
      <w:r w:rsidRPr="00F21DD6">
        <w:rPr>
          <w:rFonts w:cs="Arial"/>
          <w:b/>
          <w:szCs w:val="24"/>
          <w:lang w:eastAsia="en-US"/>
        </w:rPr>
        <w:t xml:space="preserve">comunicazione digitali e di </w:t>
      </w:r>
      <w:proofErr w:type="spellStart"/>
      <w:r w:rsidRPr="00F21DD6">
        <w:rPr>
          <w:rFonts w:cs="Arial"/>
          <w:b/>
          <w:szCs w:val="24"/>
          <w:lang w:eastAsia="en-US"/>
        </w:rPr>
        <w:t>collaboration</w:t>
      </w:r>
      <w:proofErr w:type="spellEnd"/>
    </w:p>
    <w:p w:rsidRPr="00F21DD6" w:rsidR="00232A12" w:rsidP="009C6356" w:rsidRDefault="00232A12" w14:paraId="3E368453" w14:textId="1FCC3764">
      <w:pPr>
        <w:widowControl w:val="0"/>
        <w:spacing w:after="200" w:line="276" w:lineRule="auto"/>
        <w:ind w:right="85"/>
        <w:jc w:val="both"/>
        <w:rPr>
          <w:rFonts w:ascii="Arial" w:hAnsi="Arial" w:eastAsia="Calibri" w:cs="Arial"/>
        </w:rPr>
      </w:pPr>
      <w:r w:rsidRPr="00F21DD6">
        <w:rPr>
          <w:rFonts w:ascii="Arial" w:hAnsi="Arial" w:eastAsia="Calibri" w:cs="Arial"/>
        </w:rPr>
        <w:t>La documentazione del traffico può essere generata e conservata a fronte di una delle seguenti condizioni:</w:t>
      </w:r>
    </w:p>
    <w:p w:rsidRPr="00F21DD6" w:rsidR="00232A12" w:rsidRDefault="00232A12" w14:paraId="4C7F47E2" w14:textId="77777777">
      <w:pPr>
        <w:pStyle w:val="Paragrafoelenco"/>
        <w:widowControl w:val="0"/>
        <w:numPr>
          <w:ilvl w:val="0"/>
          <w:numId w:val="15"/>
        </w:numPr>
        <w:ind w:right="85"/>
        <w:jc w:val="both"/>
        <w:rPr>
          <w:rFonts w:ascii="Arial" w:hAnsi="Arial" w:eastAsia="Calibri" w:cs="Arial"/>
          <w:sz w:val="24"/>
          <w:szCs w:val="24"/>
        </w:rPr>
      </w:pPr>
      <w:r w:rsidRPr="00F21DD6">
        <w:rPr>
          <w:rFonts w:ascii="Arial" w:hAnsi="Arial" w:eastAsia="Calibri" w:cs="Arial"/>
          <w:sz w:val="24"/>
          <w:szCs w:val="24"/>
        </w:rPr>
        <w:t>necessaria per finalità di fatturazione o erogazione del servizio;</w:t>
      </w:r>
    </w:p>
    <w:p w:rsidRPr="00F21DD6" w:rsidR="00232A12" w:rsidRDefault="00232A12" w14:paraId="49F579E0" w14:textId="77777777">
      <w:pPr>
        <w:pStyle w:val="Paragrafoelenco"/>
        <w:widowControl w:val="0"/>
        <w:numPr>
          <w:ilvl w:val="0"/>
          <w:numId w:val="15"/>
        </w:numPr>
        <w:ind w:right="85"/>
        <w:jc w:val="both"/>
        <w:rPr>
          <w:rFonts w:ascii="Arial" w:hAnsi="Arial" w:eastAsia="Calibri" w:cs="Arial"/>
          <w:sz w:val="24"/>
          <w:szCs w:val="24"/>
        </w:rPr>
      </w:pPr>
      <w:r w:rsidRPr="00F21DD6">
        <w:rPr>
          <w:rFonts w:ascii="Arial" w:hAnsi="Arial" w:eastAsia="Calibri" w:cs="Arial"/>
          <w:sz w:val="24"/>
          <w:szCs w:val="24"/>
        </w:rPr>
        <w:t>prevista e nei limiti di quanto stabilito nel contratto di fornitura tra TIM ed il Cliente/Titolare;</w:t>
      </w:r>
    </w:p>
    <w:p w:rsidRPr="00F21DD6" w:rsidR="00232A12" w:rsidRDefault="00232A12" w14:paraId="695158DE" w14:textId="77777777">
      <w:pPr>
        <w:pStyle w:val="Paragrafoelenco"/>
        <w:widowControl w:val="0"/>
        <w:numPr>
          <w:ilvl w:val="0"/>
          <w:numId w:val="15"/>
        </w:numPr>
        <w:ind w:right="85"/>
        <w:jc w:val="both"/>
        <w:rPr>
          <w:rFonts w:ascii="Arial" w:hAnsi="Arial" w:eastAsia="Calibri" w:cs="Arial"/>
          <w:sz w:val="24"/>
          <w:szCs w:val="24"/>
        </w:rPr>
      </w:pPr>
      <w:r w:rsidRPr="00F21DD6">
        <w:rPr>
          <w:rFonts w:ascii="Arial" w:hAnsi="Arial" w:eastAsia="Calibri" w:cs="Arial"/>
          <w:sz w:val="24"/>
          <w:szCs w:val="24"/>
        </w:rPr>
        <w:t>per finalità di profilazione, se è stato acquisito dal singolo cliente un consenso esplicito e dedicato.</w:t>
      </w:r>
    </w:p>
    <w:p w:rsidRPr="00F21DD6" w:rsidR="00232A12" w:rsidP="009C6356" w:rsidRDefault="00232A12" w14:paraId="70CB3C53" w14:textId="453B22B2">
      <w:pPr>
        <w:widowControl w:val="0"/>
        <w:spacing w:after="200" w:line="276" w:lineRule="auto"/>
        <w:ind w:right="85"/>
        <w:jc w:val="both"/>
        <w:rPr>
          <w:rFonts w:ascii="Arial" w:hAnsi="Arial" w:eastAsia="Calibri" w:cs="Arial"/>
        </w:rPr>
      </w:pPr>
      <w:r w:rsidRPr="00F21DD6">
        <w:rPr>
          <w:rFonts w:ascii="Arial" w:hAnsi="Arial" w:eastAsia="Calibri" w:cs="Arial"/>
          <w:b/>
        </w:rPr>
        <w:t>Nel caso si preveda la conservazione di Dati di Traffico si applicheranno le stesse prescrizioni già previste per TIM in qualità di Titolare</w:t>
      </w:r>
      <w:r w:rsidRPr="00F21DD6">
        <w:rPr>
          <w:rFonts w:ascii="Arial" w:hAnsi="Arial" w:eastAsia="Calibri" w:cs="Arial"/>
        </w:rPr>
        <w:t xml:space="preserve"> ad esclusione della generazione e conservazione della documentazione traffico che va conservata per un periodo che dipende dalla finalità con la quale vengono trattati e conservati i dati, quindi:</w:t>
      </w:r>
    </w:p>
    <w:p w:rsidRPr="00F21DD6" w:rsidR="00232A12" w:rsidRDefault="00232A12" w14:paraId="3FD629C6" w14:textId="77777777">
      <w:pPr>
        <w:pStyle w:val="Paragrafoelenco"/>
        <w:widowControl w:val="0"/>
        <w:numPr>
          <w:ilvl w:val="0"/>
          <w:numId w:val="16"/>
        </w:numPr>
        <w:ind w:right="85"/>
        <w:jc w:val="both"/>
        <w:rPr>
          <w:rFonts w:ascii="Arial" w:hAnsi="Arial" w:eastAsia="Calibri" w:cs="Arial"/>
          <w:sz w:val="24"/>
          <w:szCs w:val="24"/>
        </w:rPr>
      </w:pPr>
      <w:r w:rsidRPr="00F21DD6">
        <w:rPr>
          <w:rFonts w:ascii="Arial" w:hAnsi="Arial" w:eastAsia="Calibri" w:cs="Arial"/>
          <w:sz w:val="24"/>
          <w:szCs w:val="24"/>
        </w:rPr>
        <w:t xml:space="preserve">per un periodo massimo di </w:t>
      </w:r>
      <w:proofErr w:type="gramStart"/>
      <w:r w:rsidRPr="00F21DD6">
        <w:rPr>
          <w:rFonts w:ascii="Arial" w:hAnsi="Arial" w:eastAsia="Calibri" w:cs="Arial"/>
          <w:sz w:val="24"/>
          <w:szCs w:val="24"/>
        </w:rPr>
        <w:t>6</w:t>
      </w:r>
      <w:proofErr w:type="gramEnd"/>
      <w:r w:rsidRPr="00F21DD6">
        <w:rPr>
          <w:rFonts w:ascii="Arial" w:hAnsi="Arial" w:eastAsia="Calibri" w:cs="Arial"/>
          <w:sz w:val="24"/>
          <w:szCs w:val="24"/>
        </w:rPr>
        <w:t xml:space="preserve"> mesi per finalità di fatturazione;</w:t>
      </w:r>
    </w:p>
    <w:p w:rsidRPr="00F21DD6" w:rsidR="00232A12" w:rsidRDefault="00232A12" w14:paraId="160D60E2" w14:textId="77777777">
      <w:pPr>
        <w:pStyle w:val="Paragrafoelenco"/>
        <w:widowControl w:val="0"/>
        <w:numPr>
          <w:ilvl w:val="0"/>
          <w:numId w:val="16"/>
        </w:numPr>
        <w:ind w:right="85"/>
        <w:jc w:val="both"/>
        <w:rPr>
          <w:rFonts w:ascii="Arial" w:hAnsi="Arial" w:eastAsia="Calibri" w:cs="Arial"/>
          <w:sz w:val="24"/>
          <w:szCs w:val="24"/>
        </w:rPr>
      </w:pPr>
      <w:r w:rsidRPr="00F21DD6">
        <w:rPr>
          <w:rFonts w:ascii="Arial" w:hAnsi="Arial" w:eastAsia="Calibri" w:cs="Arial"/>
          <w:sz w:val="24"/>
          <w:szCs w:val="24"/>
        </w:rPr>
        <w:t xml:space="preserve">per un periodo che può anche essere superiore a </w:t>
      </w:r>
      <w:proofErr w:type="gramStart"/>
      <w:r w:rsidRPr="00F21DD6">
        <w:rPr>
          <w:rFonts w:ascii="Arial" w:hAnsi="Arial" w:eastAsia="Calibri" w:cs="Arial"/>
          <w:sz w:val="24"/>
          <w:szCs w:val="24"/>
        </w:rPr>
        <w:t>6</w:t>
      </w:r>
      <w:proofErr w:type="gramEnd"/>
      <w:r w:rsidRPr="00F21DD6">
        <w:rPr>
          <w:rFonts w:ascii="Arial" w:hAnsi="Arial" w:eastAsia="Calibri" w:cs="Arial"/>
          <w:sz w:val="24"/>
          <w:szCs w:val="24"/>
        </w:rPr>
        <w:t xml:space="preserve"> mesi se stabilito contrattualmente con il cliente o se è </w:t>
      </w:r>
      <w:del w:author="Pernaselci Alessandro" w:date="2025-04-23T10:02:00Z" w:id="109">
        <w:r w:rsidRPr="00F21DD6" w:rsidDel="008A2232">
          <w:rPr>
            <w:rFonts w:ascii="Arial" w:hAnsi="Arial" w:eastAsia="Calibri" w:cs="Arial"/>
            <w:sz w:val="24"/>
            <w:szCs w:val="24"/>
          </w:rPr>
          <w:delText xml:space="preserve"> </w:delText>
        </w:r>
      </w:del>
      <w:r w:rsidRPr="00F21DD6">
        <w:rPr>
          <w:rFonts w:ascii="Arial" w:hAnsi="Arial" w:eastAsia="Calibri" w:cs="Arial"/>
          <w:sz w:val="24"/>
          <w:szCs w:val="24"/>
        </w:rPr>
        <w:t>obbligatorio in ragione di altra norma applicabile.</w:t>
      </w:r>
    </w:p>
    <w:p w:rsidRPr="00F21DD6" w:rsidR="00232A12" w:rsidP="009C6356" w:rsidRDefault="00232A12" w14:paraId="1A4A6A50" w14:textId="77777777">
      <w:pPr>
        <w:widowControl w:val="0"/>
        <w:spacing w:after="200" w:line="276" w:lineRule="auto"/>
        <w:ind w:right="85"/>
        <w:jc w:val="both"/>
        <w:rPr>
          <w:rFonts w:ascii="Arial" w:hAnsi="Arial" w:eastAsia="Calibri" w:cs="Arial"/>
        </w:rPr>
      </w:pPr>
      <w:r w:rsidRPr="00F21DD6">
        <w:rPr>
          <w:rFonts w:ascii="Arial" w:hAnsi="Arial" w:eastAsia="Calibri" w:cs="Arial"/>
        </w:rPr>
        <w:t xml:space="preserve">La conservazione per 72 mesi per finalità di giustizia non è obbligatoria per i Servizi di comunicazione digitali e di </w:t>
      </w:r>
      <w:proofErr w:type="spellStart"/>
      <w:r w:rsidRPr="00F21DD6">
        <w:rPr>
          <w:rFonts w:ascii="Arial" w:hAnsi="Arial" w:eastAsia="Calibri" w:cs="Arial"/>
        </w:rPr>
        <w:t>collaboration</w:t>
      </w:r>
      <w:proofErr w:type="spellEnd"/>
      <w:r w:rsidRPr="00F21DD6">
        <w:rPr>
          <w:rFonts w:ascii="Arial" w:hAnsi="Arial" w:eastAsia="Calibri" w:cs="Arial"/>
        </w:rPr>
        <w:t>.</w:t>
      </w:r>
      <w:r w:rsidRPr="00F21DD6">
        <w:rPr>
          <w:rStyle w:val="Rimandonotaapidipagina"/>
          <w:rFonts w:ascii="Arial" w:hAnsi="Arial" w:eastAsia="Calibri" w:cs="Arial"/>
        </w:rPr>
        <w:footnoteReference w:id="17"/>
      </w:r>
    </w:p>
    <w:p w:rsidRPr="00F21DD6" w:rsidR="00232A12" w:rsidRDefault="00232A12" w14:paraId="33DD38FC" w14:textId="77777777">
      <w:pPr>
        <w:pStyle w:val="Paragrafoelenco"/>
        <w:widowControl w:val="0"/>
        <w:numPr>
          <w:ilvl w:val="0"/>
          <w:numId w:val="14"/>
        </w:numPr>
        <w:spacing w:before="120"/>
        <w:ind w:right="85"/>
        <w:jc w:val="both"/>
        <w:rPr>
          <w:rFonts w:ascii="Arial" w:hAnsi="Arial" w:eastAsia="Calibri" w:cs="Arial"/>
          <w:b/>
          <w:sz w:val="24"/>
          <w:szCs w:val="24"/>
        </w:rPr>
      </w:pPr>
      <w:r w:rsidRPr="00F21DD6">
        <w:rPr>
          <w:rFonts w:ascii="Arial" w:hAnsi="Arial" w:eastAsia="Calibri" w:cs="Arial"/>
          <w:b/>
          <w:sz w:val="24"/>
          <w:szCs w:val="24"/>
        </w:rPr>
        <w:t>Prestazioni obbligatorie di intercettazione per AA.GG</w:t>
      </w:r>
    </w:p>
    <w:p w:rsidRPr="00C520E8" w:rsidR="00232A12" w:rsidP="009C6356" w:rsidRDefault="00232A12" w14:paraId="48DFDEAF" w14:textId="2B9C1760">
      <w:pPr>
        <w:widowControl w:val="0"/>
        <w:spacing w:after="200" w:line="276" w:lineRule="auto"/>
        <w:ind w:right="85"/>
        <w:jc w:val="both"/>
        <w:rPr>
          <w:rFonts w:ascii="Arial" w:hAnsi="Arial" w:eastAsia="Calibri" w:cs="Arial"/>
        </w:rPr>
      </w:pPr>
      <w:r w:rsidRPr="00F21DD6">
        <w:rPr>
          <w:rFonts w:ascii="Arial" w:hAnsi="Arial" w:eastAsia="Calibri" w:cs="Arial"/>
        </w:rPr>
        <w:t xml:space="preserve">I requisiti sotto riportati sono mandatori solo nel caso il servizio permetta le comunicazioni digitali e di </w:t>
      </w:r>
      <w:proofErr w:type="spellStart"/>
      <w:r w:rsidRPr="00F21DD6">
        <w:rPr>
          <w:rFonts w:ascii="Arial" w:hAnsi="Arial" w:eastAsia="Calibri" w:cs="Arial"/>
        </w:rPr>
        <w:t>collaboration</w:t>
      </w:r>
      <w:proofErr w:type="spellEnd"/>
      <w:r w:rsidRPr="00F21DD6">
        <w:rPr>
          <w:rFonts w:ascii="Arial" w:hAnsi="Arial" w:eastAsia="Calibri" w:cs="Arial"/>
        </w:rPr>
        <w:t xml:space="preserve"> anche verso l’esterno della organizzazione del cliente (come ad es. servizi di messaggistica) e non esclusivamente in circuiti chiusi e circoscritti alla sola “rete privata” dei singoli clienti/Titolari. Nel primo caso è obbligatorio predisporre la piattaforma per erogare, su richiesta delle AA.GG. il servizio di intercettazione e acquisire i dati correlati all’utenza soggetta al provvedimento di intercettazione (c.d. utenza target) tra cui le identità di rete (indirizzi IP completi) e la loro “riconducibilità geografica ed anagrafica acquisita in fase di registrazione”. Quindi tutte le attività per l’inoltro ai centri tecnici predisposti presso le AA.GG. delle comunicazioni (e le informazioni necessarie per correttamente identificarle) scambiate dall’utente oggetto del </w:t>
      </w:r>
      <w:r w:rsidRPr="00C520E8">
        <w:rPr>
          <w:rFonts w:ascii="Arial" w:hAnsi="Arial" w:eastAsia="Calibri" w:cs="Arial"/>
        </w:rPr>
        <w:t>provvedimento giudiziario.</w:t>
      </w:r>
    </w:p>
    <w:p w:rsidRPr="00F21DD6" w:rsidR="00232A12" w:rsidP="009C6356" w:rsidRDefault="00232A12" w14:paraId="4F6EAFD2" w14:textId="2B55DAA9">
      <w:pPr>
        <w:widowControl w:val="0"/>
        <w:spacing w:after="200" w:line="276" w:lineRule="auto"/>
        <w:ind w:right="85"/>
        <w:jc w:val="both"/>
        <w:rPr>
          <w:rFonts w:ascii="Arial" w:hAnsi="Arial" w:eastAsia="Calibri" w:cs="Arial"/>
        </w:rPr>
      </w:pPr>
      <w:r w:rsidRPr="00F21DD6">
        <w:rPr>
          <w:rFonts w:ascii="Arial" w:hAnsi="Arial" w:eastAsia="Calibri" w:cs="Arial"/>
        </w:rPr>
        <w:t>Per i dati a supporto della prestazione di intercetto (dati di intercettazione - DDI) sono obbligatorie: le misure del Provvedimento Privacy per i «Telco» (</w:t>
      </w:r>
      <w:proofErr w:type="spellStart"/>
      <w:r w:rsidRPr="00F21DD6">
        <w:rPr>
          <w:rFonts w:ascii="Arial" w:hAnsi="Arial" w:eastAsia="Calibri" w:cs="Arial"/>
        </w:rPr>
        <w:t>Provv</w:t>
      </w:r>
      <w:proofErr w:type="spellEnd"/>
      <w:r w:rsidRPr="00F21DD6">
        <w:rPr>
          <w:rFonts w:ascii="Arial" w:hAnsi="Arial" w:eastAsia="Calibri" w:cs="Arial"/>
        </w:rPr>
        <w:t>. Garante Privacy del 15/12/2005).</w:t>
      </w:r>
    </w:p>
    <w:p w:rsidRPr="00F21DD6" w:rsidR="00217C81" w:rsidP="00217C81" w:rsidRDefault="00217C81" w14:paraId="6796B6DE" w14:textId="22721DEC">
      <w:pPr>
        <w:spacing w:before="120" w:after="60"/>
        <w:jc w:val="both"/>
        <w:rPr>
          <w:rFonts w:ascii="Arial" w:hAnsi="Arial" w:cs="Arial"/>
          <w:lang w:eastAsia="it-IT"/>
        </w:rPr>
      </w:pPr>
      <w:r w:rsidRPr="00F21DD6">
        <w:rPr>
          <w:rFonts w:ascii="Arial" w:hAnsi="Arial" w:cs="Arial"/>
          <w:lang w:eastAsia="it-IT"/>
        </w:rPr>
        <w:t>L’appartenenza di una piattaforma a tale perimetro prevede necessariamente l’inclusione della stessa anche all’interno del perimetro 231/01 reati informatici e perimetro Dati Personali.</w:t>
      </w:r>
    </w:p>
    <w:p w:rsidR="00E6502E" w:rsidP="00217C81" w:rsidRDefault="00E6502E" w14:paraId="0EF2A933" w14:textId="0E51C16D">
      <w:pPr>
        <w:spacing w:before="120" w:after="60"/>
        <w:jc w:val="both"/>
        <w:rPr>
          <w:rFonts w:ascii="Arial" w:hAnsi="Arial"/>
          <w:szCs w:val="20"/>
          <w:lang w:eastAsia="it-IT"/>
        </w:rPr>
      </w:pPr>
    </w:p>
    <w:p w:rsidR="00E6502E" w:rsidRDefault="00E6502E" w14:paraId="5F851735" w14:textId="77777777">
      <w:pPr>
        <w:pStyle w:val="Paragrafoelenco"/>
        <w:numPr>
          <w:ilvl w:val="0"/>
          <w:numId w:val="8"/>
        </w:numPr>
        <w:spacing w:before="120" w:after="60"/>
        <w:jc w:val="both"/>
        <w:rPr>
          <w:rFonts w:ascii="Arial" w:hAnsi="Arial"/>
          <w:b/>
          <w:szCs w:val="20"/>
          <w:u w:val="single"/>
          <w:lang w:eastAsia="it-IT"/>
        </w:rPr>
      </w:pPr>
      <w:r w:rsidRPr="001E3D12">
        <w:rPr>
          <w:rFonts w:ascii="Arial" w:hAnsi="Arial"/>
          <w:b/>
          <w:szCs w:val="20"/>
          <w:highlight w:val="yellow"/>
          <w:u w:val="single"/>
          <w:lang w:eastAsia="it-IT"/>
        </w:rPr>
        <w:t>ATTIVARE IL CC DI COMPLIANCE</w:t>
      </w:r>
    </w:p>
    <w:p w:rsidRPr="00C368B4" w:rsidR="00C368B4" w:rsidP="00C368B4" w:rsidRDefault="00C368B4" w14:paraId="32472963" w14:textId="77777777">
      <w:pPr>
        <w:spacing w:before="120" w:after="60"/>
        <w:jc w:val="both"/>
        <w:rPr>
          <w:rFonts w:ascii="Arial" w:hAnsi="Arial"/>
          <w:szCs w:val="20"/>
          <w:lang w:eastAsia="it-IT"/>
        </w:rPr>
      </w:pPr>
    </w:p>
    <w:p w:rsidRPr="008E3EAA" w:rsidR="00387BF8" w:rsidP="00C07D43" w:rsidRDefault="00387BF8" w14:paraId="0D17C098" w14:textId="41B752BD">
      <w:pPr>
        <w:pStyle w:val="Corpotesto"/>
        <w:numPr>
          <w:ilvl w:val="1"/>
          <w:numId w:val="9"/>
        </w:numPr>
        <w:ind w:left="788" w:hanging="431"/>
        <w:outlineLvl w:val="2"/>
        <w:rPr>
          <w:b/>
        </w:rPr>
      </w:pPr>
      <w:r w:rsidRPr="009C6356">
        <w:rPr>
          <w:b/>
        </w:rPr>
        <w:t xml:space="preserve">Direttiva NIS </w:t>
      </w:r>
      <w:r w:rsidR="00925393">
        <w:rPr>
          <w:b/>
        </w:rPr>
        <w:t>–</w:t>
      </w:r>
      <w:r w:rsidRPr="009C6356">
        <w:rPr>
          <w:b/>
        </w:rPr>
        <w:t xml:space="preserve"> DSP</w:t>
      </w:r>
      <w:r w:rsidR="008E3EAA">
        <w:rPr>
          <w:b/>
        </w:rPr>
        <w:t xml:space="preserve"> </w:t>
      </w:r>
      <w:r w:rsidRPr="00FC3559" w:rsidR="008E3EAA">
        <w:rPr>
          <w:b/>
          <w:highlight w:val="yellow"/>
        </w:rPr>
        <w:t>(eliminare il perimetro se non in ambito)</w:t>
      </w:r>
    </w:p>
    <w:p w:rsidRPr="00FC3559" w:rsidR="0010222A" w:rsidP="00C07D43" w:rsidRDefault="0010222A" w14:paraId="6C8A8EFB" w14:textId="77777777">
      <w:pPr>
        <w:widowControl w:val="0"/>
        <w:spacing w:after="200" w:line="276" w:lineRule="auto"/>
        <w:ind w:right="85"/>
        <w:jc w:val="both"/>
        <w:rPr>
          <w:rFonts w:ascii="Arial" w:hAnsi="Arial" w:eastAsia="Calibri"/>
        </w:rPr>
      </w:pPr>
      <w:r w:rsidRPr="00FC3559">
        <w:rPr>
          <w:rFonts w:ascii="Arial" w:hAnsi="Arial" w:eastAsia="Calibri"/>
        </w:rPr>
        <w:t xml:space="preserve">Il </w:t>
      </w:r>
      <w:proofErr w:type="spellStart"/>
      <w:r w:rsidRPr="00FC3559">
        <w:rPr>
          <w:rFonts w:ascii="Arial" w:hAnsi="Arial" w:eastAsia="Calibri"/>
        </w:rPr>
        <w:t>D.Lgs.</w:t>
      </w:r>
      <w:proofErr w:type="spellEnd"/>
      <w:r w:rsidRPr="00FC3559">
        <w:rPr>
          <w:rFonts w:ascii="Arial" w:hAnsi="Arial" w:eastAsia="Calibri"/>
        </w:rPr>
        <w:t xml:space="preserve"> 65/2018 di recepimento della Direttiva 2016/1148/UE “NIS” identifica</w:t>
      </w:r>
      <w:r w:rsidRPr="00FC3559">
        <w:rPr>
          <w:rStyle w:val="Rimandonotaapidipagina"/>
          <w:rFonts w:ascii="Arial" w:hAnsi="Arial" w:eastAsia="Calibri"/>
        </w:rPr>
        <w:footnoteReference w:id="18"/>
      </w:r>
      <w:r w:rsidRPr="00FC3559">
        <w:rPr>
          <w:rFonts w:ascii="Arial" w:hAnsi="Arial" w:eastAsia="Calibri"/>
        </w:rPr>
        <w:t xml:space="preserve"> nei “servizi di cloud </w:t>
      </w:r>
      <w:r w:rsidRPr="00FC3559">
        <w:rPr>
          <w:rFonts w:ascii="Arial" w:hAnsi="Arial" w:eastAsia="Calibri"/>
        </w:rPr>
        <w:t>computing” i servizi che consentono l’accesso ad un “insieme scalabile ed elastico di risorse informatiche condivisibili”.</w:t>
      </w:r>
    </w:p>
    <w:p w:rsidRPr="00FC3559" w:rsidR="0010222A" w:rsidP="0010222A" w:rsidRDefault="0010222A" w14:paraId="1A9C120C" w14:textId="77777777">
      <w:pPr>
        <w:widowControl w:val="0"/>
        <w:spacing w:after="200" w:line="276" w:lineRule="auto"/>
        <w:ind w:right="85"/>
        <w:rPr>
          <w:rFonts w:ascii="Arial" w:hAnsi="Arial" w:eastAsia="Calibri"/>
        </w:rPr>
      </w:pPr>
      <w:r w:rsidRPr="00FC3559">
        <w:rPr>
          <w:rFonts w:ascii="Arial" w:hAnsi="Arial" w:eastAsia="Calibri"/>
        </w:rPr>
        <w:t>Rientrano quindi nel perimetro tutti i servizi afferenti ad offerte standard e/o custom per i clienti del Gruppo TIM erogati attraverso infrastrutture di Data Center le cui risorse hardware (CPU e/o Storage e/o memoria, ecc.) sono:</w:t>
      </w:r>
    </w:p>
    <w:p w:rsidRPr="00FC3559" w:rsidR="0010222A" w:rsidRDefault="0010222A" w14:paraId="706D0855" w14:textId="77777777">
      <w:pPr>
        <w:pStyle w:val="Paragrafoelenco"/>
        <w:widowControl w:val="0"/>
        <w:numPr>
          <w:ilvl w:val="0"/>
          <w:numId w:val="13"/>
        </w:numPr>
        <w:ind w:right="85"/>
        <w:jc w:val="both"/>
        <w:rPr>
          <w:rFonts w:ascii="Arial" w:hAnsi="Arial" w:eastAsia="Calibri" w:cs="Times New Roman"/>
          <w:sz w:val="24"/>
          <w:szCs w:val="24"/>
        </w:rPr>
      </w:pPr>
      <w:r w:rsidRPr="00FC3559">
        <w:rPr>
          <w:rFonts w:ascii="Arial" w:hAnsi="Arial" w:eastAsia="Calibri" w:cs="Times New Roman"/>
          <w:sz w:val="24"/>
          <w:szCs w:val="24"/>
        </w:rPr>
        <w:t>condivise fra due o più clienti “</w:t>
      </w:r>
      <w:proofErr w:type="spellStart"/>
      <w:r w:rsidRPr="00FC3559">
        <w:rPr>
          <w:rFonts w:ascii="Arial" w:hAnsi="Arial" w:eastAsia="Calibri" w:cs="Times New Roman"/>
          <w:sz w:val="24"/>
          <w:szCs w:val="24"/>
        </w:rPr>
        <w:t>tenant</w:t>
      </w:r>
      <w:proofErr w:type="spellEnd"/>
      <w:r w:rsidRPr="00FC3559">
        <w:rPr>
          <w:rFonts w:ascii="Arial" w:hAnsi="Arial" w:eastAsia="Calibri" w:cs="Times New Roman"/>
          <w:sz w:val="24"/>
          <w:szCs w:val="24"/>
        </w:rPr>
        <w:t>” (c.d. “</w:t>
      </w:r>
      <w:proofErr w:type="spellStart"/>
      <w:r w:rsidRPr="00FC3559">
        <w:rPr>
          <w:rFonts w:ascii="Arial" w:hAnsi="Arial" w:eastAsia="Calibri" w:cs="Times New Roman"/>
          <w:sz w:val="24"/>
          <w:szCs w:val="24"/>
        </w:rPr>
        <w:t>multitenant</w:t>
      </w:r>
      <w:proofErr w:type="spellEnd"/>
      <w:r w:rsidRPr="00FC3559">
        <w:rPr>
          <w:rFonts w:ascii="Arial" w:hAnsi="Arial" w:eastAsia="Calibri" w:cs="Times New Roman"/>
          <w:sz w:val="24"/>
          <w:szCs w:val="24"/>
        </w:rPr>
        <w:t>”);</w:t>
      </w:r>
    </w:p>
    <w:p w:rsidRPr="00FC3559" w:rsidR="0010222A" w:rsidRDefault="0010222A" w14:paraId="21E5AB01" w14:textId="77777777">
      <w:pPr>
        <w:pStyle w:val="Paragrafoelenco"/>
        <w:widowControl w:val="0"/>
        <w:numPr>
          <w:ilvl w:val="0"/>
          <w:numId w:val="13"/>
        </w:numPr>
        <w:ind w:right="85"/>
        <w:jc w:val="both"/>
        <w:rPr>
          <w:rFonts w:ascii="Arial" w:hAnsi="Arial" w:eastAsia="Calibri" w:cs="Times New Roman"/>
          <w:sz w:val="24"/>
          <w:szCs w:val="24"/>
        </w:rPr>
      </w:pPr>
      <w:r w:rsidRPr="00FC3559">
        <w:rPr>
          <w:rFonts w:ascii="Arial" w:hAnsi="Arial" w:eastAsia="Calibri" w:cs="Times New Roman"/>
          <w:sz w:val="24"/>
          <w:szCs w:val="24"/>
        </w:rPr>
        <w:t>allocabili in modalità automatica ai clienti che lo richiedono.</w:t>
      </w:r>
    </w:p>
    <w:p w:rsidRPr="00FC3559" w:rsidR="00925393" w:rsidRDefault="0010222A" w14:paraId="67AC16A3" w14:textId="38915DC2">
      <w:pPr>
        <w:pStyle w:val="Corpotesto"/>
        <w:rPr>
          <w:rFonts w:eastAsia="Calibri"/>
          <w:lang w:eastAsia="en-US"/>
        </w:rPr>
      </w:pPr>
      <w:r w:rsidRPr="00FC3559">
        <w:rPr>
          <w:rFonts w:eastAsia="Calibri"/>
          <w:lang w:eastAsia="en-US"/>
        </w:rPr>
        <w:t xml:space="preserve">Rientrano pertanto in questo perimetro tutte le piattaforme di ICT mercato relative a soluzioni SaaS, PaaS e IaaS fruibili sia a tutta la customer base (es. offerte standard di tipo public cloud) che in contesti isolati (es. offerte custom di tipo private cloud su infrastrutture </w:t>
      </w:r>
      <w:proofErr w:type="spellStart"/>
      <w:r w:rsidRPr="00FC3559">
        <w:rPr>
          <w:rFonts w:eastAsia="Calibri"/>
          <w:lang w:eastAsia="en-US"/>
        </w:rPr>
        <w:t>multitenant</w:t>
      </w:r>
      <w:proofErr w:type="spellEnd"/>
      <w:r w:rsidRPr="00FC3559">
        <w:rPr>
          <w:rFonts w:eastAsia="Calibri"/>
          <w:lang w:eastAsia="en-US"/>
        </w:rPr>
        <w:t>). Sono invece esclusi dal perimetro i servizi erogati attraverso infrastrutture dedicate ai singoli clienti (non quindi in ambiente cloud computing).</w:t>
      </w:r>
    </w:p>
    <w:p w:rsidR="008A5CA6" w:rsidP="008A5CA6" w:rsidRDefault="008A5CA6" w14:paraId="4DE7FB79" w14:textId="77777777">
      <w:pPr>
        <w:widowControl w:val="0"/>
        <w:spacing w:after="200" w:line="276" w:lineRule="auto"/>
        <w:ind w:right="85"/>
        <w:rPr>
          <w:rFonts w:ascii="Arial" w:hAnsi="Arial" w:eastAsia="Calibri"/>
        </w:rPr>
      </w:pPr>
      <w:r w:rsidRPr="00FC3559">
        <w:rPr>
          <w:rFonts w:ascii="Arial" w:hAnsi="Arial" w:eastAsia="Calibri"/>
        </w:rPr>
        <w:t>L’appartenenza di una piattaforma a tale perimetro prevede necessariamente l’inclusione della stessa anche nel Perimetro 231 e del Perimetro Dati Personali.</w:t>
      </w:r>
    </w:p>
    <w:p w:rsidRPr="00FC3559" w:rsidR="00C07D43" w:rsidP="008A5CA6" w:rsidRDefault="00C07D43" w14:paraId="320DC120" w14:textId="77777777">
      <w:pPr>
        <w:widowControl w:val="0"/>
        <w:spacing w:after="200" w:line="276" w:lineRule="auto"/>
        <w:ind w:right="85"/>
        <w:rPr>
          <w:rFonts w:ascii="Arial" w:hAnsi="Arial" w:eastAsia="Calibri"/>
        </w:rPr>
      </w:pPr>
    </w:p>
    <w:tbl>
      <w:tblPr>
        <w:tblW w:w="5000" w:type="pct"/>
        <w:tblCellMar>
          <w:left w:w="70" w:type="dxa"/>
          <w:right w:w="70" w:type="dxa"/>
        </w:tblCellMar>
        <w:tblLook w:val="04A0" w:firstRow="1" w:lastRow="0" w:firstColumn="1" w:lastColumn="0" w:noHBand="0" w:noVBand="1"/>
      </w:tblPr>
      <w:tblGrid>
        <w:gridCol w:w="1019"/>
        <w:gridCol w:w="1519"/>
        <w:gridCol w:w="5031"/>
        <w:gridCol w:w="1441"/>
        <w:gridCol w:w="1441"/>
        <w:tblGridChange w:id="110">
          <w:tblGrid>
            <w:gridCol w:w="10"/>
            <w:gridCol w:w="1009"/>
            <w:gridCol w:w="10"/>
            <w:gridCol w:w="1509"/>
            <w:gridCol w:w="10"/>
            <w:gridCol w:w="5021"/>
            <w:gridCol w:w="10"/>
            <w:gridCol w:w="1431"/>
            <w:gridCol w:w="10"/>
            <w:gridCol w:w="1431"/>
            <w:gridCol w:w="10"/>
          </w:tblGrid>
        </w:tblGridChange>
      </w:tblGrid>
      <w:tr w:rsidR="000A41EA" w:rsidTr="00297997" w14:paraId="37E58201" w14:textId="20C7D96A">
        <w:trPr>
          <w:trHeight w:val="825"/>
          <w:tblHeader/>
        </w:trPr>
        <w:tc>
          <w:tcPr>
            <w:tcW w:w="422"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00E05841" w:rsidP="000A41EA" w:rsidRDefault="000A41EA" w14:paraId="254F866D" w14:textId="77777777">
            <w:pPr>
              <w:jc w:val="center"/>
              <w:rPr>
                <w:rFonts w:ascii="Arial" w:hAnsi="Arial" w:cs="Arial"/>
                <w:b/>
                <w:bCs/>
                <w:color w:val="FFFFFF"/>
                <w:sz w:val="20"/>
                <w:szCs w:val="20"/>
              </w:rPr>
            </w:pPr>
            <w:bookmarkStart w:name="_Hlk49335409" w:id="111"/>
            <w:r w:rsidRPr="000A41EA">
              <w:rPr>
                <w:rFonts w:ascii="Arial" w:hAnsi="Arial" w:cs="Arial"/>
                <w:b/>
                <w:bCs/>
                <w:color w:val="FFFFFF"/>
                <w:sz w:val="20"/>
                <w:szCs w:val="20"/>
              </w:rPr>
              <w:t>ID</w:t>
            </w:r>
          </w:p>
          <w:p w:rsidRPr="000A41EA" w:rsidR="000A41EA" w:rsidP="000A41EA" w:rsidRDefault="000A41EA" w14:paraId="042AB7CB" w14:textId="1119C963">
            <w:pPr>
              <w:jc w:val="center"/>
              <w:rPr>
                <w:rFonts w:ascii="Arial" w:hAnsi="Arial" w:cs="Arial"/>
                <w:b/>
                <w:bCs/>
                <w:color w:val="FFFFFF"/>
                <w:sz w:val="20"/>
                <w:szCs w:val="20"/>
                <w:lang w:eastAsia="it-IT"/>
              </w:rPr>
            </w:pPr>
            <w:r w:rsidRPr="000A41EA">
              <w:rPr>
                <w:rFonts w:ascii="Arial" w:hAnsi="Arial" w:cs="Arial"/>
                <w:b/>
                <w:bCs/>
                <w:color w:val="FFFFFF"/>
                <w:sz w:val="20"/>
                <w:szCs w:val="20"/>
              </w:rPr>
              <w:t>MISURA</w:t>
            </w:r>
          </w:p>
        </w:tc>
        <w:tc>
          <w:tcPr>
            <w:tcW w:w="629" w:type="pct"/>
            <w:tcBorders>
              <w:top w:val="single" w:color="auto" w:sz="4" w:space="0"/>
              <w:left w:val="nil"/>
              <w:bottom w:val="single" w:color="auto" w:sz="4" w:space="0"/>
              <w:right w:val="single" w:color="auto" w:sz="4" w:space="0"/>
            </w:tcBorders>
            <w:shd w:val="clear" w:color="000000" w:fill="7B7B7B"/>
            <w:vAlign w:val="center"/>
            <w:hideMark/>
          </w:tcPr>
          <w:p w:rsidRPr="000A41EA" w:rsidR="000A41EA" w:rsidP="000A41EA" w:rsidRDefault="000A41EA" w14:paraId="75D99D71" w14:textId="77777777">
            <w:pPr>
              <w:jc w:val="center"/>
              <w:rPr>
                <w:rFonts w:ascii="Arial" w:hAnsi="Arial" w:cs="Arial"/>
                <w:b/>
                <w:bCs/>
                <w:color w:val="FFFFFF"/>
                <w:sz w:val="20"/>
                <w:szCs w:val="20"/>
              </w:rPr>
            </w:pPr>
            <w:r w:rsidRPr="000A41EA">
              <w:rPr>
                <w:rFonts w:ascii="Arial" w:hAnsi="Arial" w:cs="Arial"/>
                <w:b/>
                <w:bCs/>
                <w:color w:val="FFFFFF"/>
                <w:sz w:val="20"/>
                <w:szCs w:val="20"/>
              </w:rPr>
              <w:t xml:space="preserve">Categoria </w:t>
            </w:r>
            <w:proofErr w:type="spellStart"/>
            <w:r w:rsidRPr="000A41EA">
              <w:rPr>
                <w:rFonts w:ascii="Arial" w:hAnsi="Arial" w:cs="Arial"/>
                <w:b/>
                <w:bCs/>
                <w:color w:val="FFFFFF"/>
                <w:sz w:val="20"/>
                <w:szCs w:val="20"/>
              </w:rPr>
              <w:t>Mimip</w:t>
            </w:r>
            <w:proofErr w:type="spellEnd"/>
          </w:p>
        </w:tc>
        <w:tc>
          <w:tcPr>
            <w:tcW w:w="2607" w:type="pct"/>
            <w:tcBorders>
              <w:top w:val="single" w:color="auto" w:sz="4" w:space="0"/>
              <w:left w:val="nil"/>
              <w:bottom w:val="single" w:color="auto" w:sz="4" w:space="0"/>
              <w:right w:val="single" w:color="auto" w:sz="4" w:space="0"/>
            </w:tcBorders>
            <w:shd w:val="clear" w:color="000000" w:fill="92D050"/>
            <w:vAlign w:val="center"/>
            <w:hideMark/>
          </w:tcPr>
          <w:p w:rsidRPr="000A41EA" w:rsidR="000A41EA" w:rsidP="003A3187" w:rsidRDefault="000A41EA" w14:paraId="3879E8D2" w14:textId="77777777">
            <w:pPr>
              <w:spacing w:before="60" w:after="60"/>
              <w:jc w:val="center"/>
              <w:rPr>
                <w:rFonts w:ascii="Arial" w:hAnsi="Arial" w:cs="Arial"/>
                <w:b/>
                <w:bCs/>
                <w:sz w:val="20"/>
                <w:szCs w:val="20"/>
              </w:rPr>
            </w:pPr>
            <w:r w:rsidRPr="000A41EA">
              <w:rPr>
                <w:rFonts w:ascii="Arial" w:hAnsi="Arial" w:cs="Arial"/>
                <w:b/>
                <w:bCs/>
                <w:sz w:val="20"/>
                <w:szCs w:val="20"/>
              </w:rPr>
              <w:t>Testo requisito</w:t>
            </w:r>
          </w:p>
        </w:tc>
        <w:tc>
          <w:tcPr>
            <w:tcW w:w="671" w:type="pct"/>
            <w:tcBorders>
              <w:top w:val="single" w:color="auto" w:sz="4" w:space="0"/>
              <w:left w:val="nil"/>
              <w:bottom w:val="single" w:color="auto" w:sz="4" w:space="0"/>
              <w:right w:val="single" w:color="auto" w:sz="4" w:space="0"/>
            </w:tcBorders>
            <w:shd w:val="clear" w:color="000000" w:fill="92D050"/>
            <w:vAlign w:val="center"/>
          </w:tcPr>
          <w:p w:rsidRPr="00297997" w:rsidR="000A41EA" w:rsidP="00297997" w:rsidRDefault="000A41EA" w14:paraId="5B011BF4" w14:textId="112FC2CD">
            <w:pPr>
              <w:jc w:val="center"/>
              <w:rPr>
                <w:rFonts w:ascii="Arial" w:hAnsi="Arial" w:cs="Arial"/>
                <w:b/>
                <w:bCs/>
                <w:sz w:val="20"/>
                <w:szCs w:val="20"/>
              </w:rPr>
            </w:pPr>
            <w:r w:rsidRPr="00297997">
              <w:rPr>
                <w:rFonts w:ascii="Arial" w:hAnsi="Arial" w:cs="Arial"/>
                <w:b/>
                <w:bCs/>
                <w:sz w:val="20"/>
                <w:szCs w:val="20"/>
              </w:rPr>
              <w:t>Responsabile 1</w:t>
            </w:r>
          </w:p>
        </w:tc>
        <w:tc>
          <w:tcPr>
            <w:tcW w:w="671" w:type="pct"/>
            <w:tcBorders>
              <w:top w:val="single" w:color="auto" w:sz="4" w:space="0"/>
              <w:left w:val="nil"/>
              <w:bottom w:val="single" w:color="auto" w:sz="4" w:space="0"/>
              <w:right w:val="single" w:color="auto" w:sz="4" w:space="0"/>
            </w:tcBorders>
            <w:shd w:val="clear" w:color="000000" w:fill="92D050"/>
            <w:vAlign w:val="center"/>
          </w:tcPr>
          <w:p w:rsidRPr="00297997" w:rsidR="000A41EA" w:rsidP="00297997" w:rsidRDefault="000A41EA" w14:paraId="2DEC71A7" w14:textId="0B50C2E5">
            <w:pPr>
              <w:jc w:val="center"/>
              <w:rPr>
                <w:rFonts w:ascii="Arial" w:hAnsi="Arial" w:cs="Arial"/>
                <w:b/>
                <w:bCs/>
                <w:sz w:val="20"/>
                <w:szCs w:val="20"/>
              </w:rPr>
            </w:pPr>
            <w:r w:rsidRPr="00297997">
              <w:rPr>
                <w:rFonts w:ascii="Arial" w:hAnsi="Arial" w:cs="Arial"/>
                <w:b/>
                <w:bCs/>
                <w:sz w:val="20"/>
                <w:szCs w:val="20"/>
              </w:rPr>
              <w:t xml:space="preserve">Responsabile </w:t>
            </w:r>
            <w:r w:rsidRPr="00297997" w:rsidR="00CD7EC4">
              <w:rPr>
                <w:rFonts w:ascii="Arial" w:hAnsi="Arial" w:cs="Arial"/>
                <w:b/>
                <w:bCs/>
                <w:sz w:val="20"/>
                <w:szCs w:val="20"/>
              </w:rPr>
              <w:t>2</w:t>
            </w:r>
          </w:p>
        </w:tc>
      </w:tr>
      <w:tr w:rsidR="000A41EA" w:rsidTr="00297997" w14:paraId="3A1E65B2" w14:textId="62D0EBB5">
        <w:trPr>
          <w:trHeight w:val="1700"/>
        </w:trPr>
        <w:tc>
          <w:tcPr>
            <w:tcW w:w="422" w:type="pct"/>
            <w:tcBorders>
              <w:top w:val="nil"/>
              <w:left w:val="single" w:color="auto" w:sz="8" w:space="0"/>
              <w:bottom w:val="single" w:color="auto" w:sz="4" w:space="0"/>
              <w:right w:val="single" w:color="auto" w:sz="4" w:space="0"/>
            </w:tcBorders>
            <w:shd w:val="clear" w:color="auto" w:fill="auto"/>
            <w:vAlign w:val="center"/>
            <w:hideMark/>
          </w:tcPr>
          <w:p w:rsidR="00E05841" w:rsidP="000A41EA" w:rsidRDefault="000A41EA" w14:paraId="41558E4C" w14:textId="77777777">
            <w:pPr>
              <w:jc w:val="center"/>
              <w:rPr>
                <w:rFonts w:ascii="Arial" w:hAnsi="Arial" w:cs="Arial"/>
                <w:sz w:val="20"/>
                <w:szCs w:val="20"/>
              </w:rPr>
            </w:pPr>
            <w:r w:rsidRPr="000A41EA">
              <w:rPr>
                <w:rFonts w:ascii="Arial" w:hAnsi="Arial" w:cs="Arial"/>
                <w:sz w:val="20"/>
                <w:szCs w:val="20"/>
              </w:rPr>
              <w:t>PdE-ICT.009.1</w:t>
            </w:r>
          </w:p>
          <w:p w:rsidRPr="000A41EA" w:rsidR="000A41EA" w:rsidP="000A41EA" w:rsidRDefault="000A41EA" w14:paraId="7AB91F4D" w14:textId="76E4C48F">
            <w:pPr>
              <w:jc w:val="center"/>
              <w:rPr>
                <w:rFonts w:ascii="Arial" w:hAnsi="Arial" w:cs="Arial"/>
                <w:sz w:val="20"/>
                <w:szCs w:val="20"/>
              </w:rPr>
            </w:pPr>
            <w:r w:rsidRPr="000A41EA">
              <w:rPr>
                <w:rFonts w:ascii="Arial" w:hAnsi="Arial" w:cs="Arial"/>
                <w:sz w:val="20"/>
                <w:szCs w:val="20"/>
              </w:rPr>
              <w:t>PdE-ICT.009.2</w:t>
            </w:r>
          </w:p>
        </w:tc>
        <w:tc>
          <w:tcPr>
            <w:tcW w:w="629" w:type="pct"/>
            <w:tcBorders>
              <w:top w:val="nil"/>
              <w:left w:val="nil"/>
              <w:bottom w:val="single" w:color="auto" w:sz="4" w:space="0"/>
              <w:right w:val="single" w:color="auto" w:sz="4" w:space="0"/>
            </w:tcBorders>
            <w:shd w:val="clear" w:color="auto" w:fill="auto"/>
            <w:vAlign w:val="center"/>
            <w:hideMark/>
          </w:tcPr>
          <w:p w:rsidRPr="000A41EA" w:rsidR="000A41EA" w:rsidP="000A41EA" w:rsidRDefault="000A41EA" w14:paraId="2AF2BCFE" w14:textId="77777777">
            <w:pPr>
              <w:jc w:val="center"/>
              <w:rPr>
                <w:rFonts w:ascii="Arial" w:hAnsi="Arial" w:cs="Arial"/>
                <w:sz w:val="20"/>
                <w:szCs w:val="20"/>
              </w:rPr>
            </w:pPr>
            <w:r w:rsidRPr="000A41EA">
              <w:rPr>
                <w:rFonts w:ascii="Arial" w:hAnsi="Arial" w:cs="Arial"/>
                <w:sz w:val="20"/>
                <w:szCs w:val="20"/>
              </w:rPr>
              <w:t>Protezione degli elaboratori</w:t>
            </w:r>
          </w:p>
        </w:tc>
        <w:tc>
          <w:tcPr>
            <w:tcW w:w="2607" w:type="pct"/>
            <w:tcBorders>
              <w:top w:val="nil"/>
              <w:left w:val="nil"/>
              <w:bottom w:val="single" w:color="auto" w:sz="4" w:space="0"/>
              <w:right w:val="single" w:color="auto" w:sz="4" w:space="0"/>
            </w:tcBorders>
            <w:shd w:val="clear" w:color="auto" w:fill="auto"/>
            <w:vAlign w:val="center"/>
            <w:hideMark/>
          </w:tcPr>
          <w:p w:rsidRPr="000A41EA" w:rsidR="000A41EA" w:rsidP="003A3187" w:rsidRDefault="000A41EA" w14:paraId="3D492508" w14:textId="77777777">
            <w:pPr>
              <w:spacing w:before="60" w:after="60"/>
              <w:jc w:val="both"/>
              <w:rPr>
                <w:rFonts w:ascii="Arial" w:hAnsi="Arial" w:cs="Arial"/>
                <w:color w:val="FF0000"/>
                <w:sz w:val="20"/>
                <w:szCs w:val="20"/>
              </w:rPr>
            </w:pPr>
            <w:r w:rsidRPr="000A41EA">
              <w:rPr>
                <w:rFonts w:ascii="Arial" w:hAnsi="Arial" w:cs="Arial"/>
                <w:color w:val="000000"/>
                <w:sz w:val="20"/>
                <w:szCs w:val="20"/>
              </w:rPr>
              <w:t>Per i trattamenti che prevedono l’hosting fisico dei dati nei siti TIM, il sistema risiede all'interno di un Data Center, di un Service Center, di una Centrale o di un sito con equivalente livello di sicurezza fisica. Nel caso di trattamenti in siti di terze parti devono essere previste e applicate politiche e misure per stabilire e mantenere il medesimo livello di sicurezza fisica in linea con quanto già previsto dalle policy e procedure aziendali specifiche.</w:t>
            </w:r>
          </w:p>
        </w:tc>
        <w:tc>
          <w:tcPr>
            <w:tcW w:w="671" w:type="pct"/>
            <w:tcBorders>
              <w:top w:val="nil"/>
              <w:left w:val="nil"/>
              <w:bottom w:val="single" w:color="auto" w:sz="4" w:space="0"/>
              <w:right w:val="single" w:color="auto" w:sz="4" w:space="0"/>
            </w:tcBorders>
            <w:shd w:val="clear" w:color="auto" w:fill="auto"/>
            <w:vAlign w:val="center"/>
          </w:tcPr>
          <w:p w:rsidRPr="00297997" w:rsidR="000A41EA" w:rsidP="00297997" w:rsidRDefault="000A41EA" w14:paraId="3D3702DD" w14:textId="77777777">
            <w:pPr>
              <w:jc w:val="center"/>
              <w:rPr>
                <w:rFonts w:ascii="Arial" w:hAnsi="Arial" w:cs="Arial"/>
                <w:sz w:val="20"/>
                <w:szCs w:val="20"/>
              </w:rPr>
            </w:pPr>
          </w:p>
        </w:tc>
        <w:tc>
          <w:tcPr>
            <w:tcW w:w="671" w:type="pct"/>
            <w:tcBorders>
              <w:top w:val="nil"/>
              <w:left w:val="nil"/>
              <w:bottom w:val="single" w:color="auto" w:sz="4" w:space="0"/>
              <w:right w:val="single" w:color="auto" w:sz="4" w:space="0"/>
            </w:tcBorders>
            <w:vAlign w:val="center"/>
          </w:tcPr>
          <w:p w:rsidRPr="00297997" w:rsidR="000A41EA" w:rsidP="00297997" w:rsidRDefault="000A41EA" w14:paraId="03EF6902" w14:textId="77777777">
            <w:pPr>
              <w:jc w:val="center"/>
              <w:rPr>
                <w:rFonts w:ascii="Arial" w:hAnsi="Arial" w:cs="Arial"/>
                <w:sz w:val="20"/>
                <w:szCs w:val="20"/>
              </w:rPr>
            </w:pPr>
          </w:p>
        </w:tc>
      </w:tr>
      <w:tr w:rsidR="000A41EA" w:rsidTr="00297997" w14:paraId="0782C330" w14:textId="129C1492">
        <w:trPr>
          <w:trHeight w:val="695"/>
        </w:trPr>
        <w:tc>
          <w:tcPr>
            <w:tcW w:w="422" w:type="pct"/>
            <w:tcBorders>
              <w:top w:val="nil"/>
              <w:left w:val="single" w:color="auto" w:sz="8" w:space="0"/>
              <w:bottom w:val="single" w:color="auto" w:sz="4" w:space="0"/>
              <w:right w:val="single" w:color="auto" w:sz="4" w:space="0"/>
            </w:tcBorders>
            <w:shd w:val="clear" w:color="auto" w:fill="auto"/>
            <w:vAlign w:val="center"/>
            <w:hideMark/>
          </w:tcPr>
          <w:p w:rsidRPr="000A41EA" w:rsidR="000A41EA" w:rsidP="000A41EA" w:rsidRDefault="000A41EA" w14:paraId="3B302393" w14:textId="77777777">
            <w:pPr>
              <w:jc w:val="center"/>
              <w:rPr>
                <w:rFonts w:ascii="Arial" w:hAnsi="Arial" w:cs="Arial"/>
                <w:sz w:val="20"/>
                <w:szCs w:val="20"/>
              </w:rPr>
            </w:pPr>
            <w:r w:rsidRPr="000A41EA">
              <w:rPr>
                <w:rFonts w:ascii="Arial" w:hAnsi="Arial" w:cs="Arial"/>
                <w:sz w:val="20"/>
                <w:szCs w:val="20"/>
              </w:rPr>
              <w:t>Requisito presente solo in Policy</w:t>
            </w:r>
          </w:p>
        </w:tc>
        <w:tc>
          <w:tcPr>
            <w:tcW w:w="629" w:type="pct"/>
            <w:tcBorders>
              <w:top w:val="nil"/>
              <w:left w:val="nil"/>
              <w:bottom w:val="single" w:color="auto" w:sz="4" w:space="0"/>
              <w:right w:val="single" w:color="auto" w:sz="4" w:space="0"/>
            </w:tcBorders>
            <w:shd w:val="clear" w:color="auto" w:fill="auto"/>
            <w:vAlign w:val="center"/>
            <w:hideMark/>
          </w:tcPr>
          <w:p w:rsidRPr="000A41EA" w:rsidR="000A41EA" w:rsidP="000A41EA" w:rsidRDefault="000A41EA" w14:paraId="40D183F0" w14:textId="77777777">
            <w:pPr>
              <w:jc w:val="center"/>
              <w:rPr>
                <w:rFonts w:ascii="Arial" w:hAnsi="Arial" w:cs="Arial"/>
                <w:color w:val="000000"/>
                <w:sz w:val="20"/>
                <w:szCs w:val="20"/>
              </w:rPr>
            </w:pPr>
            <w:r w:rsidRPr="000A41EA">
              <w:rPr>
                <w:rFonts w:ascii="Arial" w:hAnsi="Arial" w:cs="Arial"/>
                <w:color w:val="000000"/>
                <w:sz w:val="20"/>
                <w:szCs w:val="20"/>
              </w:rPr>
              <w:t>Gestione del personale</w:t>
            </w:r>
          </w:p>
        </w:tc>
        <w:tc>
          <w:tcPr>
            <w:tcW w:w="2607" w:type="pct"/>
            <w:tcBorders>
              <w:top w:val="nil"/>
              <w:left w:val="nil"/>
              <w:bottom w:val="single" w:color="auto" w:sz="4" w:space="0"/>
              <w:right w:val="single" w:color="auto" w:sz="4" w:space="0"/>
            </w:tcBorders>
            <w:shd w:val="clear" w:color="auto" w:fill="auto"/>
            <w:vAlign w:val="center"/>
            <w:hideMark/>
          </w:tcPr>
          <w:p w:rsidRPr="000A41EA" w:rsidR="000A41EA" w:rsidP="003A3187" w:rsidRDefault="000A41EA" w14:paraId="40BF573E" w14:textId="744937B2">
            <w:pPr>
              <w:spacing w:before="60" w:after="60"/>
              <w:jc w:val="both"/>
              <w:rPr>
                <w:rFonts w:ascii="Arial" w:hAnsi="Arial" w:cs="Arial"/>
                <w:color w:val="000000"/>
                <w:sz w:val="20"/>
                <w:szCs w:val="20"/>
              </w:rPr>
            </w:pPr>
            <w:r w:rsidRPr="000A41EA">
              <w:rPr>
                <w:rFonts w:ascii="Arial" w:hAnsi="Arial" w:cs="Arial"/>
                <w:color w:val="000000"/>
                <w:sz w:val="20"/>
                <w:szCs w:val="20"/>
              </w:rPr>
              <w:t xml:space="preserve">Per gli addetti IT deputati alla gestione delle infrastrutture cloud devono essere previsti </w:t>
            </w:r>
            <w:del w:author="Pernaselci Alessandro" w:date="2025-04-23T10:03:00Z" w:id="112">
              <w:r w:rsidRPr="000A41EA" w:rsidDel="005646C1">
                <w:rPr>
                  <w:rFonts w:ascii="Arial" w:hAnsi="Arial" w:cs="Arial"/>
                  <w:color w:val="000000"/>
                  <w:sz w:val="20"/>
                  <w:szCs w:val="20"/>
                </w:rPr>
                <w:delText xml:space="preserve"> </w:delText>
              </w:r>
            </w:del>
            <w:r w:rsidRPr="000A41EA">
              <w:rPr>
                <w:rFonts w:ascii="Arial" w:hAnsi="Arial" w:cs="Arial"/>
                <w:color w:val="000000"/>
                <w:sz w:val="20"/>
                <w:szCs w:val="20"/>
              </w:rPr>
              <w:t>e documenti processi che indirizzino le competenze, la formazione, i cambiamenti di ruolo e la gestione delle violazioni di sicurezza</w:t>
            </w:r>
            <w:r w:rsidR="00297997">
              <w:rPr>
                <w:rFonts w:ascii="Arial" w:hAnsi="Arial" w:cs="Arial"/>
                <w:color w:val="000000"/>
                <w:sz w:val="20"/>
                <w:szCs w:val="20"/>
              </w:rPr>
              <w:t>.</w:t>
            </w:r>
          </w:p>
        </w:tc>
        <w:tc>
          <w:tcPr>
            <w:tcW w:w="671" w:type="pct"/>
            <w:tcBorders>
              <w:top w:val="nil"/>
              <w:left w:val="nil"/>
              <w:bottom w:val="single" w:color="auto" w:sz="4" w:space="0"/>
              <w:right w:val="single" w:color="auto" w:sz="4" w:space="0"/>
            </w:tcBorders>
            <w:vAlign w:val="center"/>
          </w:tcPr>
          <w:p w:rsidRPr="00297997" w:rsidR="000A41EA" w:rsidP="00297997" w:rsidRDefault="000A41EA" w14:paraId="761A3FFF" w14:textId="77777777">
            <w:pPr>
              <w:jc w:val="center"/>
              <w:rPr>
                <w:rFonts w:ascii="Arial" w:hAnsi="Arial" w:cs="Arial"/>
                <w:sz w:val="20"/>
                <w:szCs w:val="20"/>
              </w:rPr>
            </w:pPr>
          </w:p>
        </w:tc>
        <w:tc>
          <w:tcPr>
            <w:tcW w:w="671" w:type="pct"/>
            <w:tcBorders>
              <w:top w:val="nil"/>
              <w:left w:val="nil"/>
              <w:bottom w:val="single" w:color="auto" w:sz="4" w:space="0"/>
              <w:right w:val="single" w:color="auto" w:sz="4" w:space="0"/>
            </w:tcBorders>
            <w:vAlign w:val="center"/>
          </w:tcPr>
          <w:p w:rsidRPr="00297997" w:rsidR="000A41EA" w:rsidP="00297997" w:rsidRDefault="000A41EA" w14:paraId="08CDEA47" w14:textId="77777777">
            <w:pPr>
              <w:jc w:val="center"/>
              <w:rPr>
                <w:rFonts w:ascii="Arial" w:hAnsi="Arial" w:cs="Arial"/>
                <w:sz w:val="20"/>
                <w:szCs w:val="20"/>
              </w:rPr>
            </w:pPr>
          </w:p>
        </w:tc>
      </w:tr>
      <w:tr w:rsidR="000A41EA" w:rsidTr="00297997" w14:paraId="013BDC72" w14:textId="5EA152F9">
        <w:tblPrEx>
          <w:tblW w:w="5000" w:type="pct"/>
          <w:tblCellMar>
            <w:left w:w="70" w:type="dxa"/>
            <w:right w:w="70" w:type="dxa"/>
          </w:tblCellMar>
          <w:tblPrExChange w:author="Pernaselci Alessandro" w:date="2025-04-23T10:03:00Z" w:id="113">
            <w:tblPrEx>
              <w:tblW w:w="5000" w:type="pct"/>
              <w:tblCellMar>
                <w:left w:w="70" w:type="dxa"/>
                <w:right w:w="70" w:type="dxa"/>
              </w:tblCellMar>
            </w:tblPrEx>
          </w:tblPrExChange>
        </w:tblPrEx>
        <w:trPr>
          <w:trHeight w:val="1226"/>
          <w:trPrChange w:author="Pernaselci Alessandro" w:date="2025-04-23T10:03:00Z" w:id="114">
            <w:trPr>
              <w:gridAfter w:val="0"/>
              <w:trHeight w:val="3240"/>
            </w:trPr>
          </w:trPrChange>
        </w:trPr>
        <w:tc>
          <w:tcPr>
            <w:tcW w:w="422" w:type="pct"/>
            <w:tcBorders>
              <w:top w:val="single" w:color="auto" w:sz="4" w:space="0"/>
              <w:left w:val="single" w:color="auto" w:sz="8" w:space="0"/>
              <w:bottom w:val="single" w:color="auto" w:sz="4" w:space="0"/>
              <w:right w:val="single" w:color="auto" w:sz="4" w:space="0"/>
            </w:tcBorders>
            <w:shd w:val="clear" w:color="auto" w:fill="auto"/>
            <w:vAlign w:val="center"/>
            <w:hideMark/>
            <w:tcPrChange w:author="Pernaselci Alessandro" w:date="2025-04-23T10:03:00Z" w:id="115">
              <w:tcPr>
                <w:tcW w:w="422" w:type="pct"/>
                <w:gridSpan w:val="2"/>
                <w:tcBorders>
                  <w:top w:val="single" w:color="auto" w:sz="4" w:space="0"/>
                  <w:left w:val="single" w:color="auto" w:sz="8" w:space="0"/>
                  <w:bottom w:val="single" w:color="auto" w:sz="4" w:space="0"/>
                  <w:right w:val="single" w:color="auto" w:sz="4" w:space="0"/>
                </w:tcBorders>
                <w:shd w:val="clear" w:color="auto" w:fill="auto"/>
                <w:vAlign w:val="center"/>
                <w:hideMark/>
              </w:tcPr>
            </w:tcPrChange>
          </w:tcPr>
          <w:p w:rsidRPr="000A41EA" w:rsidR="000A41EA" w:rsidP="000A41EA" w:rsidRDefault="000A41EA" w14:paraId="3E86BDDD" w14:textId="77777777">
            <w:pPr>
              <w:jc w:val="center"/>
              <w:rPr>
                <w:rFonts w:ascii="Arial" w:hAnsi="Arial" w:cs="Arial"/>
                <w:sz w:val="20"/>
                <w:szCs w:val="20"/>
              </w:rPr>
            </w:pPr>
            <w:r w:rsidRPr="000A41EA">
              <w:rPr>
                <w:rFonts w:ascii="Arial" w:hAnsi="Arial" w:cs="Arial"/>
                <w:sz w:val="20"/>
                <w:szCs w:val="20"/>
              </w:rPr>
              <w:t>Requisito presente solo in Policy</w:t>
            </w:r>
          </w:p>
        </w:tc>
        <w:tc>
          <w:tcPr>
            <w:tcW w:w="629" w:type="pct"/>
            <w:tcBorders>
              <w:top w:val="single" w:color="auto" w:sz="4" w:space="0"/>
              <w:left w:val="nil"/>
              <w:bottom w:val="single" w:color="auto" w:sz="4" w:space="0"/>
              <w:right w:val="single" w:color="auto" w:sz="4" w:space="0"/>
            </w:tcBorders>
            <w:shd w:val="clear" w:color="auto" w:fill="auto"/>
            <w:vAlign w:val="center"/>
            <w:hideMark/>
            <w:tcPrChange w:author="Pernaselci Alessandro" w:date="2025-04-23T10:03:00Z" w:id="116">
              <w:tcPr>
                <w:tcW w:w="629" w:type="pct"/>
                <w:gridSpan w:val="2"/>
                <w:tcBorders>
                  <w:top w:val="single" w:color="auto" w:sz="4" w:space="0"/>
                  <w:left w:val="nil"/>
                  <w:bottom w:val="single" w:color="auto" w:sz="4" w:space="0"/>
                  <w:right w:val="single" w:color="auto" w:sz="4" w:space="0"/>
                </w:tcBorders>
                <w:shd w:val="clear" w:color="auto" w:fill="auto"/>
                <w:vAlign w:val="center"/>
                <w:hideMark/>
              </w:tcPr>
            </w:tcPrChange>
          </w:tcPr>
          <w:p w:rsidRPr="000A41EA" w:rsidR="000A41EA" w:rsidP="000A41EA" w:rsidRDefault="000A41EA" w14:paraId="522E8E51" w14:textId="77777777">
            <w:pPr>
              <w:jc w:val="center"/>
              <w:rPr>
                <w:rFonts w:ascii="Arial" w:hAnsi="Arial" w:cs="Arial"/>
                <w:color w:val="000000"/>
                <w:sz w:val="20"/>
                <w:szCs w:val="20"/>
              </w:rPr>
            </w:pPr>
            <w:r w:rsidRPr="000A41EA">
              <w:rPr>
                <w:rFonts w:ascii="Arial" w:hAnsi="Arial" w:cs="Arial"/>
                <w:color w:val="000000"/>
                <w:sz w:val="20"/>
                <w:szCs w:val="20"/>
              </w:rPr>
              <w:t>Comunicazione incidenti rilevanti</w:t>
            </w:r>
          </w:p>
        </w:tc>
        <w:tc>
          <w:tcPr>
            <w:tcW w:w="2607" w:type="pct"/>
            <w:tcBorders>
              <w:top w:val="single" w:color="auto" w:sz="4" w:space="0"/>
              <w:left w:val="nil"/>
              <w:bottom w:val="single" w:color="auto" w:sz="4" w:space="0"/>
              <w:right w:val="single" w:color="auto" w:sz="4" w:space="0"/>
            </w:tcBorders>
            <w:shd w:val="clear" w:color="auto" w:fill="auto"/>
            <w:vAlign w:val="center"/>
            <w:hideMark/>
            <w:tcPrChange w:author="Pernaselci Alessandro" w:date="2025-04-23T10:03:00Z" w:id="117">
              <w:tcPr>
                <w:tcW w:w="2607" w:type="pct"/>
                <w:gridSpan w:val="2"/>
                <w:tcBorders>
                  <w:top w:val="single" w:color="auto" w:sz="4" w:space="0"/>
                  <w:left w:val="nil"/>
                  <w:bottom w:val="single" w:color="auto" w:sz="4" w:space="0"/>
                  <w:right w:val="single" w:color="auto" w:sz="4" w:space="0"/>
                </w:tcBorders>
                <w:shd w:val="clear" w:color="auto" w:fill="auto"/>
                <w:vAlign w:val="center"/>
                <w:hideMark/>
              </w:tcPr>
            </w:tcPrChange>
          </w:tcPr>
          <w:p w:rsidRPr="000A41EA" w:rsidR="000A41EA" w:rsidP="003A3187" w:rsidRDefault="000A41EA" w14:paraId="5F169AC2" w14:textId="37EA8B65">
            <w:pPr>
              <w:spacing w:before="60" w:after="60"/>
              <w:jc w:val="both"/>
              <w:rPr>
                <w:rFonts w:ascii="Arial" w:hAnsi="Arial" w:cs="Arial"/>
                <w:sz w:val="20"/>
                <w:szCs w:val="20"/>
              </w:rPr>
            </w:pPr>
            <w:r w:rsidRPr="000A41EA">
              <w:rPr>
                <w:rFonts w:ascii="Arial" w:hAnsi="Arial" w:cs="Arial"/>
                <w:sz w:val="20"/>
                <w:szCs w:val="20"/>
              </w:rPr>
              <w:t xml:space="preserve">In caso di incidente, per parti relative alle comunicazioni degli incidenti significativi fare riferimento alla Procedura Organizzativa "Processo di gestione degli incidenti significativi ai </w:t>
            </w:r>
            <w:proofErr w:type="spellStart"/>
            <w:r w:rsidRPr="000A41EA">
              <w:rPr>
                <w:rFonts w:ascii="Arial" w:hAnsi="Arial" w:cs="Arial"/>
                <w:sz w:val="20"/>
                <w:szCs w:val="20"/>
              </w:rPr>
              <w:t>sendi</w:t>
            </w:r>
            <w:proofErr w:type="spellEnd"/>
            <w:r w:rsidRPr="000A41EA">
              <w:rPr>
                <w:rFonts w:ascii="Arial" w:hAnsi="Arial" w:cs="Arial"/>
                <w:sz w:val="20"/>
                <w:szCs w:val="20"/>
              </w:rPr>
              <w:t xml:space="preserve"> del </w:t>
            </w:r>
            <w:proofErr w:type="spellStart"/>
            <w:r w:rsidRPr="000A41EA">
              <w:rPr>
                <w:rFonts w:ascii="Arial" w:hAnsi="Arial" w:cs="Arial"/>
                <w:sz w:val="20"/>
                <w:szCs w:val="20"/>
              </w:rPr>
              <w:t>D.Lgs.</w:t>
            </w:r>
            <w:proofErr w:type="spellEnd"/>
            <w:r w:rsidRPr="000A41EA">
              <w:rPr>
                <w:rFonts w:ascii="Arial" w:hAnsi="Arial" w:cs="Arial"/>
                <w:sz w:val="20"/>
                <w:szCs w:val="20"/>
              </w:rPr>
              <w:t xml:space="preserve"> 65/2018 e Reg. UE 2018/151 (</w:t>
            </w:r>
            <w:proofErr w:type="spellStart"/>
            <w:r w:rsidRPr="000A41EA">
              <w:rPr>
                <w:rFonts w:ascii="Arial" w:hAnsi="Arial" w:cs="Arial"/>
                <w:sz w:val="20"/>
                <w:szCs w:val="20"/>
              </w:rPr>
              <w:t>Diretiva</w:t>
            </w:r>
            <w:proofErr w:type="spellEnd"/>
            <w:r w:rsidRPr="000A41EA">
              <w:rPr>
                <w:rFonts w:ascii="Arial" w:hAnsi="Arial" w:cs="Arial"/>
                <w:sz w:val="20"/>
                <w:szCs w:val="20"/>
              </w:rPr>
              <w:t xml:space="preserve"> NIS) e </w:t>
            </w:r>
            <w:proofErr w:type="spellStart"/>
            <w:r w:rsidRPr="000A41EA">
              <w:rPr>
                <w:rFonts w:ascii="Arial" w:hAnsi="Arial" w:cs="Arial"/>
                <w:sz w:val="20"/>
                <w:szCs w:val="20"/>
              </w:rPr>
              <w:t>D.Lgs</w:t>
            </w:r>
            <w:proofErr w:type="spellEnd"/>
            <w:r w:rsidRPr="000A41EA">
              <w:rPr>
                <w:rFonts w:ascii="Arial" w:hAnsi="Arial" w:cs="Arial"/>
                <w:sz w:val="20"/>
                <w:szCs w:val="20"/>
              </w:rPr>
              <w:t xml:space="preserve"> 70/2012 (Resilienza Rete) - Codice documento 2019-00198</w:t>
            </w:r>
            <w:r w:rsidR="00297997">
              <w:rPr>
                <w:rFonts w:ascii="Arial" w:hAnsi="Arial" w:cs="Arial"/>
                <w:sz w:val="20"/>
                <w:szCs w:val="20"/>
              </w:rPr>
              <w:t>.</w:t>
            </w:r>
          </w:p>
        </w:tc>
        <w:tc>
          <w:tcPr>
            <w:tcW w:w="671" w:type="pct"/>
            <w:tcBorders>
              <w:top w:val="single" w:color="auto" w:sz="4" w:space="0"/>
              <w:left w:val="nil"/>
              <w:bottom w:val="single" w:color="auto" w:sz="4" w:space="0"/>
              <w:right w:val="single" w:color="auto" w:sz="4" w:space="0"/>
            </w:tcBorders>
            <w:vAlign w:val="center"/>
            <w:tcPrChange w:author="Pernaselci Alessandro" w:date="2025-04-23T10:03:00Z" w:id="118">
              <w:tcPr>
                <w:tcW w:w="671" w:type="pct"/>
                <w:gridSpan w:val="2"/>
                <w:tcBorders>
                  <w:top w:val="single" w:color="auto" w:sz="4" w:space="0"/>
                  <w:left w:val="nil"/>
                  <w:bottom w:val="single" w:color="auto" w:sz="4" w:space="0"/>
                  <w:right w:val="single" w:color="auto" w:sz="4" w:space="0"/>
                </w:tcBorders>
              </w:tcPr>
            </w:tcPrChange>
          </w:tcPr>
          <w:p w:rsidRPr="00297997" w:rsidR="000A41EA" w:rsidP="00297997" w:rsidRDefault="000A41EA" w14:paraId="3012F693" w14:textId="77777777">
            <w:pPr>
              <w:jc w:val="center"/>
              <w:rPr>
                <w:rFonts w:ascii="Arial" w:hAnsi="Arial" w:cs="Arial"/>
                <w:sz w:val="20"/>
                <w:szCs w:val="20"/>
              </w:rPr>
            </w:pPr>
          </w:p>
        </w:tc>
        <w:tc>
          <w:tcPr>
            <w:tcW w:w="671" w:type="pct"/>
            <w:tcBorders>
              <w:top w:val="single" w:color="auto" w:sz="4" w:space="0"/>
              <w:left w:val="nil"/>
              <w:bottom w:val="single" w:color="auto" w:sz="4" w:space="0"/>
              <w:right w:val="single" w:color="auto" w:sz="4" w:space="0"/>
            </w:tcBorders>
            <w:vAlign w:val="center"/>
            <w:tcPrChange w:author="Pernaselci Alessandro" w:date="2025-04-23T10:03:00Z" w:id="119">
              <w:tcPr>
                <w:tcW w:w="671" w:type="pct"/>
                <w:gridSpan w:val="2"/>
                <w:tcBorders>
                  <w:top w:val="single" w:color="auto" w:sz="4" w:space="0"/>
                  <w:left w:val="nil"/>
                  <w:bottom w:val="single" w:color="auto" w:sz="4" w:space="0"/>
                  <w:right w:val="single" w:color="auto" w:sz="4" w:space="0"/>
                </w:tcBorders>
              </w:tcPr>
            </w:tcPrChange>
          </w:tcPr>
          <w:p w:rsidRPr="00297997" w:rsidR="000A41EA" w:rsidP="00297997" w:rsidRDefault="000A41EA" w14:paraId="6DF90899" w14:textId="77777777">
            <w:pPr>
              <w:jc w:val="center"/>
              <w:rPr>
                <w:rFonts w:ascii="Arial" w:hAnsi="Arial" w:cs="Arial"/>
                <w:sz w:val="20"/>
                <w:szCs w:val="20"/>
              </w:rPr>
            </w:pPr>
          </w:p>
        </w:tc>
      </w:tr>
      <w:tr w:rsidR="000A41EA" w:rsidTr="00297997" w14:paraId="67751DF0" w14:textId="05CBD63D">
        <w:tblPrEx>
          <w:tblW w:w="5000" w:type="pct"/>
          <w:tblCellMar>
            <w:left w:w="70" w:type="dxa"/>
            <w:right w:w="70" w:type="dxa"/>
          </w:tblCellMar>
          <w:tblPrExChange w:author="Pernaselci Alessandro" w:date="2025-04-23T10:03:00Z" w:id="120">
            <w:tblPrEx>
              <w:tblW w:w="5000" w:type="pct"/>
              <w:tblCellMar>
                <w:left w:w="70" w:type="dxa"/>
                <w:right w:w="70" w:type="dxa"/>
              </w:tblCellMar>
            </w:tblPrEx>
          </w:tblPrExChange>
        </w:tblPrEx>
        <w:trPr>
          <w:trHeight w:val="455"/>
          <w:trPrChange w:author="Pernaselci Alessandro" w:date="2025-04-23T10:03:00Z" w:id="121">
            <w:trPr>
              <w:gridAfter w:val="0"/>
              <w:trHeight w:val="1395"/>
            </w:trPr>
          </w:trPrChange>
        </w:trPr>
        <w:tc>
          <w:tcPr>
            <w:tcW w:w="422" w:type="pct"/>
            <w:tcBorders>
              <w:top w:val="single" w:color="auto" w:sz="4" w:space="0"/>
              <w:left w:val="single" w:color="auto" w:sz="8" w:space="0"/>
              <w:bottom w:val="single" w:color="auto" w:sz="4" w:space="0"/>
              <w:right w:val="single" w:color="auto" w:sz="4" w:space="0"/>
            </w:tcBorders>
            <w:shd w:val="clear" w:color="auto" w:fill="auto"/>
            <w:vAlign w:val="center"/>
            <w:tcPrChange w:author="Pernaselci Alessandro" w:date="2025-04-23T10:03:00Z" w:id="122">
              <w:tcPr>
                <w:tcW w:w="422" w:type="pct"/>
                <w:gridSpan w:val="2"/>
                <w:tcBorders>
                  <w:top w:val="single" w:color="auto" w:sz="4" w:space="0"/>
                  <w:left w:val="single" w:color="auto" w:sz="8" w:space="0"/>
                  <w:bottom w:val="single" w:color="auto" w:sz="4" w:space="0"/>
                  <w:right w:val="single" w:color="auto" w:sz="4" w:space="0"/>
                </w:tcBorders>
                <w:shd w:val="clear" w:color="auto" w:fill="auto"/>
                <w:vAlign w:val="center"/>
              </w:tcPr>
            </w:tcPrChange>
          </w:tcPr>
          <w:p w:rsidRPr="000A41EA" w:rsidR="000A41EA" w:rsidP="000A41EA" w:rsidRDefault="000A41EA" w14:paraId="014F2102" w14:textId="6D538743">
            <w:pPr>
              <w:jc w:val="center"/>
              <w:rPr>
                <w:rFonts w:ascii="Arial" w:hAnsi="Arial" w:cs="Arial"/>
                <w:sz w:val="20"/>
                <w:szCs w:val="20"/>
              </w:rPr>
            </w:pPr>
            <w:r w:rsidRPr="000A41EA">
              <w:rPr>
                <w:rFonts w:ascii="Arial" w:hAnsi="Arial" w:cs="Arial"/>
                <w:sz w:val="20"/>
                <w:szCs w:val="20"/>
              </w:rPr>
              <w:t>Requisito presente solo in Policy</w:t>
            </w:r>
          </w:p>
        </w:tc>
        <w:tc>
          <w:tcPr>
            <w:tcW w:w="629" w:type="pct"/>
            <w:tcBorders>
              <w:top w:val="single" w:color="auto" w:sz="4" w:space="0"/>
              <w:left w:val="nil"/>
              <w:bottom w:val="single" w:color="auto" w:sz="4" w:space="0"/>
              <w:right w:val="single" w:color="auto" w:sz="4" w:space="0"/>
            </w:tcBorders>
            <w:shd w:val="clear" w:color="auto" w:fill="auto"/>
            <w:vAlign w:val="center"/>
            <w:tcPrChange w:author="Pernaselci Alessandro" w:date="2025-04-23T10:03:00Z" w:id="123">
              <w:tcPr>
                <w:tcW w:w="629" w:type="pct"/>
                <w:gridSpan w:val="2"/>
                <w:tcBorders>
                  <w:top w:val="single" w:color="auto" w:sz="4" w:space="0"/>
                  <w:left w:val="nil"/>
                  <w:bottom w:val="single" w:color="auto" w:sz="4" w:space="0"/>
                  <w:right w:val="single" w:color="auto" w:sz="4" w:space="0"/>
                </w:tcBorders>
                <w:shd w:val="clear" w:color="auto" w:fill="auto"/>
                <w:vAlign w:val="center"/>
              </w:tcPr>
            </w:tcPrChange>
          </w:tcPr>
          <w:p w:rsidRPr="000A41EA" w:rsidR="000A41EA" w:rsidP="000A41EA" w:rsidRDefault="000A41EA" w14:paraId="53B1F8C8" w14:textId="387900DD">
            <w:pPr>
              <w:jc w:val="center"/>
              <w:rPr>
                <w:rFonts w:ascii="Arial" w:hAnsi="Arial" w:cs="Arial"/>
                <w:color w:val="000000"/>
                <w:sz w:val="20"/>
                <w:szCs w:val="20"/>
              </w:rPr>
            </w:pPr>
            <w:r w:rsidRPr="000A41EA">
              <w:rPr>
                <w:rFonts w:ascii="Arial" w:hAnsi="Arial" w:cs="Arial"/>
                <w:color w:val="000000"/>
                <w:sz w:val="20"/>
                <w:szCs w:val="20"/>
              </w:rPr>
              <w:t>Standard internazionali riconosciuti</w:t>
            </w:r>
          </w:p>
        </w:tc>
        <w:tc>
          <w:tcPr>
            <w:tcW w:w="2607" w:type="pct"/>
            <w:tcBorders>
              <w:top w:val="single" w:color="auto" w:sz="4" w:space="0"/>
              <w:left w:val="nil"/>
              <w:bottom w:val="single" w:color="auto" w:sz="4" w:space="0"/>
              <w:right w:val="single" w:color="auto" w:sz="4" w:space="0"/>
            </w:tcBorders>
            <w:shd w:val="clear" w:color="auto" w:fill="auto"/>
            <w:vAlign w:val="center"/>
            <w:tcPrChange w:author="Pernaselci Alessandro" w:date="2025-04-23T10:03:00Z" w:id="124">
              <w:tcPr>
                <w:tcW w:w="2607" w:type="pct"/>
                <w:gridSpan w:val="2"/>
                <w:tcBorders>
                  <w:top w:val="single" w:color="auto" w:sz="4" w:space="0"/>
                  <w:left w:val="nil"/>
                  <w:bottom w:val="single" w:color="auto" w:sz="4" w:space="0"/>
                  <w:right w:val="single" w:color="auto" w:sz="4" w:space="0"/>
                </w:tcBorders>
                <w:shd w:val="clear" w:color="auto" w:fill="auto"/>
                <w:vAlign w:val="center"/>
              </w:tcPr>
            </w:tcPrChange>
          </w:tcPr>
          <w:p w:rsidRPr="000A41EA" w:rsidR="000A41EA" w:rsidP="003A3187" w:rsidRDefault="000A41EA" w14:paraId="6DA1ED31" w14:textId="3BF2728A">
            <w:pPr>
              <w:spacing w:before="60" w:after="60"/>
              <w:jc w:val="both"/>
              <w:rPr>
                <w:rFonts w:ascii="Arial" w:hAnsi="Arial" w:cs="Arial"/>
                <w:sz w:val="20"/>
                <w:szCs w:val="20"/>
              </w:rPr>
            </w:pPr>
            <w:r w:rsidRPr="000A41EA">
              <w:rPr>
                <w:rFonts w:ascii="Arial" w:hAnsi="Arial" w:cs="Arial"/>
                <w:color w:val="000000"/>
                <w:sz w:val="20"/>
                <w:szCs w:val="20"/>
              </w:rPr>
              <w:t>Le misure possono essere assolte anche attraverso l'utilizzo di standard internazionali dove pos</w:t>
            </w:r>
            <w:r w:rsidRPr="000A41EA">
              <w:rPr>
                <w:rFonts w:ascii="Arial" w:hAnsi="Arial" w:cs="Arial"/>
                <w:sz w:val="20"/>
                <w:szCs w:val="20"/>
              </w:rPr>
              <w:t xml:space="preserve">sibile - Quali: - </w:t>
            </w:r>
            <w:r w:rsidRPr="000A41EA">
              <w:rPr>
                <w:rFonts w:ascii="Arial" w:hAnsi="Arial" w:cs="Arial"/>
                <w:color w:val="000000"/>
                <w:sz w:val="20"/>
                <w:szCs w:val="20"/>
              </w:rPr>
              <w:t>CSA star</w:t>
            </w:r>
            <w:r w:rsidR="00297997">
              <w:rPr>
                <w:rFonts w:ascii="Arial" w:hAnsi="Arial" w:cs="Arial"/>
                <w:color w:val="000000"/>
                <w:sz w:val="20"/>
                <w:szCs w:val="20"/>
              </w:rPr>
              <w:t>.</w:t>
            </w:r>
          </w:p>
        </w:tc>
        <w:tc>
          <w:tcPr>
            <w:tcW w:w="671" w:type="pct"/>
            <w:tcBorders>
              <w:top w:val="single" w:color="auto" w:sz="4" w:space="0"/>
              <w:left w:val="nil"/>
              <w:bottom w:val="single" w:color="auto" w:sz="4" w:space="0"/>
              <w:right w:val="single" w:color="auto" w:sz="4" w:space="0"/>
            </w:tcBorders>
            <w:vAlign w:val="center"/>
            <w:tcPrChange w:author="Pernaselci Alessandro" w:date="2025-04-23T10:03:00Z" w:id="125">
              <w:tcPr>
                <w:tcW w:w="671" w:type="pct"/>
                <w:gridSpan w:val="2"/>
                <w:tcBorders>
                  <w:top w:val="single" w:color="auto" w:sz="4" w:space="0"/>
                  <w:left w:val="nil"/>
                  <w:bottom w:val="single" w:color="auto" w:sz="4" w:space="0"/>
                  <w:right w:val="single" w:color="auto" w:sz="4" w:space="0"/>
                </w:tcBorders>
              </w:tcPr>
            </w:tcPrChange>
          </w:tcPr>
          <w:p w:rsidRPr="00297997" w:rsidR="000A41EA" w:rsidP="00297997" w:rsidRDefault="000A41EA" w14:paraId="7815629D" w14:textId="77777777">
            <w:pPr>
              <w:jc w:val="center"/>
              <w:rPr>
                <w:rFonts w:ascii="Arial" w:hAnsi="Arial" w:cs="Arial"/>
                <w:sz w:val="20"/>
                <w:szCs w:val="20"/>
              </w:rPr>
            </w:pPr>
          </w:p>
        </w:tc>
        <w:tc>
          <w:tcPr>
            <w:tcW w:w="671" w:type="pct"/>
            <w:tcBorders>
              <w:top w:val="single" w:color="auto" w:sz="4" w:space="0"/>
              <w:left w:val="nil"/>
              <w:bottom w:val="single" w:color="auto" w:sz="4" w:space="0"/>
              <w:right w:val="single" w:color="auto" w:sz="4" w:space="0"/>
            </w:tcBorders>
            <w:vAlign w:val="center"/>
            <w:tcPrChange w:author="Pernaselci Alessandro" w:date="2025-04-23T10:03:00Z" w:id="126">
              <w:tcPr>
                <w:tcW w:w="671" w:type="pct"/>
                <w:gridSpan w:val="2"/>
                <w:tcBorders>
                  <w:top w:val="single" w:color="auto" w:sz="4" w:space="0"/>
                  <w:left w:val="nil"/>
                  <w:bottom w:val="single" w:color="auto" w:sz="4" w:space="0"/>
                  <w:right w:val="single" w:color="auto" w:sz="4" w:space="0"/>
                </w:tcBorders>
              </w:tcPr>
            </w:tcPrChange>
          </w:tcPr>
          <w:p w:rsidRPr="00297997" w:rsidR="000A41EA" w:rsidP="00297997" w:rsidRDefault="000A41EA" w14:paraId="77E690FD" w14:textId="77777777">
            <w:pPr>
              <w:jc w:val="center"/>
              <w:rPr>
                <w:rFonts w:ascii="Arial" w:hAnsi="Arial" w:cs="Arial"/>
                <w:sz w:val="20"/>
                <w:szCs w:val="20"/>
              </w:rPr>
            </w:pPr>
          </w:p>
        </w:tc>
      </w:tr>
      <w:bookmarkEnd w:id="111"/>
    </w:tbl>
    <w:p w:rsidRPr="009C6356" w:rsidR="008A5CA6" w:rsidP="009C6356" w:rsidRDefault="008A5CA6" w14:paraId="3BC69FA9" w14:textId="77777777">
      <w:pPr>
        <w:pStyle w:val="Corpotesto"/>
        <w:rPr>
          <w:b/>
        </w:rPr>
      </w:pPr>
    </w:p>
    <w:p w:rsidR="00217C81" w:rsidP="00217C81" w:rsidRDefault="00217C81" w14:paraId="3A38DBB1" w14:textId="482470F7">
      <w:pPr>
        <w:pStyle w:val="Corpotesto"/>
        <w:rPr>
          <w:b/>
        </w:rPr>
      </w:pPr>
    </w:p>
    <w:p w:rsidRPr="009C6356" w:rsidR="005D6276" w:rsidP="004D0FA7" w:rsidRDefault="005D6276" w14:paraId="7E7C6A28" w14:textId="46778E17">
      <w:pPr>
        <w:pStyle w:val="Corpotesto"/>
        <w:numPr>
          <w:ilvl w:val="1"/>
          <w:numId w:val="9"/>
        </w:numPr>
        <w:outlineLvl w:val="2"/>
        <w:rPr>
          <w:b/>
        </w:rPr>
      </w:pPr>
      <w:bookmarkStart w:name="_Toc45288061" w:id="127"/>
      <w:r w:rsidRPr="009C6356">
        <w:rPr>
          <w:b/>
        </w:rPr>
        <w:t>Perimetro Direttiva NIS - OES/OSE</w:t>
      </w:r>
      <w:bookmarkEnd w:id="127"/>
      <w:r>
        <w:rPr>
          <w:b/>
        </w:rPr>
        <w:t xml:space="preserve"> </w:t>
      </w:r>
      <w:r w:rsidRPr="000A41EA">
        <w:rPr>
          <w:b/>
          <w:highlight w:val="yellow"/>
        </w:rPr>
        <w:t>(eliminare il perimetro se non in ambito)</w:t>
      </w:r>
    </w:p>
    <w:p w:rsidRPr="009C6356" w:rsidR="005D6276" w:rsidP="009C6356" w:rsidRDefault="005D6276" w14:paraId="094F33EA" w14:textId="77777777">
      <w:pPr>
        <w:widowControl w:val="0"/>
        <w:ind w:right="85"/>
        <w:jc w:val="both"/>
        <w:rPr>
          <w:rFonts w:ascii="Arial" w:hAnsi="Arial"/>
          <w:szCs w:val="20"/>
          <w:lang w:eastAsia="it-IT"/>
        </w:rPr>
      </w:pPr>
      <w:r w:rsidRPr="009C6356">
        <w:rPr>
          <w:rFonts w:ascii="Arial" w:hAnsi="Arial"/>
          <w:szCs w:val="20"/>
          <w:lang w:eastAsia="it-IT"/>
        </w:rPr>
        <w:t xml:space="preserve">Il </w:t>
      </w:r>
      <w:proofErr w:type="spellStart"/>
      <w:r w:rsidRPr="009C6356">
        <w:rPr>
          <w:rFonts w:ascii="Arial" w:hAnsi="Arial"/>
          <w:szCs w:val="20"/>
          <w:lang w:eastAsia="it-IT"/>
        </w:rPr>
        <w:t>D.Lgs.</w:t>
      </w:r>
      <w:proofErr w:type="spellEnd"/>
      <w:r w:rsidRPr="009C6356">
        <w:rPr>
          <w:rFonts w:ascii="Arial" w:hAnsi="Arial"/>
          <w:szCs w:val="20"/>
          <w:lang w:eastAsia="it-IT"/>
        </w:rPr>
        <w:t xml:space="preserve"> n. 65 del 18 maggio 2018, che recepisce la Direttiva 2016/1148/UE, prevede la notifica degli incidenti di sicurezza informatica, da parte degli Operatore di Servizi Essenziali (OSE) alle Autorità identificate nei Ministeri di competenza per ogni settore OES. </w:t>
      </w:r>
    </w:p>
    <w:p w:rsidRPr="009C6356" w:rsidR="005D6276" w:rsidP="009C6356" w:rsidRDefault="005D6276" w14:paraId="3E875E11" w14:textId="77777777">
      <w:pPr>
        <w:widowControl w:val="0"/>
        <w:ind w:right="85"/>
        <w:jc w:val="both"/>
        <w:rPr>
          <w:rFonts w:ascii="Arial" w:hAnsi="Arial"/>
          <w:szCs w:val="20"/>
          <w:lang w:eastAsia="it-IT"/>
        </w:rPr>
      </w:pPr>
      <w:r w:rsidRPr="009C6356">
        <w:rPr>
          <w:rFonts w:ascii="Arial" w:hAnsi="Arial"/>
          <w:szCs w:val="20"/>
          <w:lang w:eastAsia="it-IT"/>
        </w:rPr>
        <w:t xml:space="preserve">Per “Operatore dei Servizi Essenziali” (o OES - “Operator of </w:t>
      </w:r>
      <w:proofErr w:type="spellStart"/>
      <w:r w:rsidRPr="009C6356">
        <w:rPr>
          <w:rFonts w:ascii="Arial" w:hAnsi="Arial"/>
          <w:szCs w:val="20"/>
          <w:lang w:eastAsia="it-IT"/>
        </w:rPr>
        <w:t>Essential</w:t>
      </w:r>
      <w:proofErr w:type="spellEnd"/>
      <w:r w:rsidRPr="009C6356">
        <w:rPr>
          <w:rFonts w:ascii="Arial" w:hAnsi="Arial"/>
          <w:szCs w:val="20"/>
          <w:lang w:eastAsia="it-IT"/>
        </w:rPr>
        <w:t xml:space="preserve"> Services”) si intende un soggetto pubblico o privato che fornisce un servizio che è essenziale per il mantenimento di attività sociali e/o economiche fondamentali; la fornitura di tale servizio dipende dalla rete e dai sistemi informativi e un incidente avrebbe effetti negativi rilevanti sulla fornitura di tale servizio.</w:t>
      </w:r>
    </w:p>
    <w:p w:rsidRPr="009C6356" w:rsidR="005D6276" w:rsidP="009C6356" w:rsidRDefault="005D6276" w14:paraId="6A3085A5" w14:textId="19A73C8B">
      <w:pPr>
        <w:widowControl w:val="0"/>
        <w:ind w:right="85"/>
        <w:jc w:val="both"/>
        <w:rPr>
          <w:rFonts w:ascii="Arial" w:hAnsi="Arial"/>
          <w:szCs w:val="20"/>
          <w:lang w:eastAsia="it-IT"/>
        </w:rPr>
      </w:pPr>
      <w:r w:rsidRPr="009C6356">
        <w:rPr>
          <w:rFonts w:ascii="Arial" w:hAnsi="Arial"/>
          <w:szCs w:val="20"/>
          <w:lang w:eastAsia="it-IT"/>
        </w:rPr>
        <w:t>L’individuazione degli OES e delle misure di sicurezza ad essi applicabili è a cura dei Ministeri competenti ai singoli enti e pertanto potrebbero essere stati coinvolti anche clienti del Gruppo TIM. L’appartenenza ha carattere di riservatezza e l’OES non è tenuto a comunicare tale stato ai propri fornitori. Gli OES identificati potranno però richiedere il rispetto degli obblighi normativi NIS ad essi imposti all’interno di accordi e contratti nuovi o esistenti con TIM. Le modalità di segnalazione degli incidenti ai fini della loro valutazione di superamento delle soglie dovranno essere concordate contrattualmente con TIM e personalizzate per singolo cliente OES (in quanto differiscono al variare del settore di appartenenza).</w:t>
      </w:r>
    </w:p>
    <w:p w:rsidR="005D6276" w:rsidP="005D6276" w:rsidRDefault="005D6276" w14:paraId="3355241D" w14:textId="77777777">
      <w:pPr>
        <w:widowControl w:val="0"/>
        <w:ind w:right="85"/>
        <w:jc w:val="both"/>
        <w:rPr>
          <w:rFonts w:ascii="Arial" w:hAnsi="Arial"/>
          <w:szCs w:val="20"/>
          <w:lang w:eastAsia="it-IT"/>
        </w:rPr>
      </w:pPr>
      <w:r w:rsidRPr="009C6356">
        <w:rPr>
          <w:rFonts w:ascii="Arial" w:hAnsi="Arial"/>
          <w:szCs w:val="20"/>
          <w:lang w:eastAsia="it-IT"/>
        </w:rPr>
        <w:t xml:space="preserve">Rientrano nel perimetro OES solo le piattaforme ICT “custom” sviluppate per clienti che dichiarano formalmente a </w:t>
      </w:r>
      <w:proofErr w:type="gramStart"/>
      <w:r w:rsidRPr="009C6356">
        <w:rPr>
          <w:rFonts w:ascii="Arial" w:hAnsi="Arial"/>
          <w:szCs w:val="20"/>
          <w:lang w:eastAsia="it-IT"/>
        </w:rPr>
        <w:t>TIM  di</w:t>
      </w:r>
      <w:proofErr w:type="gramEnd"/>
      <w:r w:rsidRPr="009C6356">
        <w:rPr>
          <w:rFonts w:ascii="Arial" w:hAnsi="Arial"/>
          <w:szCs w:val="20"/>
          <w:lang w:eastAsia="it-IT"/>
        </w:rPr>
        <w:t xml:space="preserve"> essere un OES ai sensi del </w:t>
      </w:r>
      <w:proofErr w:type="spellStart"/>
      <w:r w:rsidRPr="009C6356">
        <w:rPr>
          <w:rFonts w:ascii="Arial" w:hAnsi="Arial"/>
          <w:szCs w:val="20"/>
          <w:lang w:eastAsia="it-IT"/>
        </w:rPr>
        <w:t>D.Lgs.</w:t>
      </w:r>
      <w:proofErr w:type="spellEnd"/>
      <w:r w:rsidRPr="009C6356">
        <w:rPr>
          <w:rFonts w:ascii="Arial" w:hAnsi="Arial"/>
          <w:szCs w:val="20"/>
          <w:lang w:eastAsia="it-IT"/>
        </w:rPr>
        <w:t xml:space="preserve"> n. 65/2018. </w:t>
      </w:r>
    </w:p>
    <w:p w:rsidRPr="009C6356" w:rsidR="005D6276" w:rsidP="009C6356" w:rsidRDefault="005D6276" w14:paraId="6283F21E" w14:textId="7FC40A1E">
      <w:pPr>
        <w:widowControl w:val="0"/>
        <w:ind w:right="85"/>
        <w:jc w:val="both"/>
        <w:rPr>
          <w:rFonts w:ascii="Arial" w:hAnsi="Arial"/>
          <w:szCs w:val="20"/>
          <w:lang w:eastAsia="it-IT"/>
        </w:rPr>
      </w:pPr>
      <w:r w:rsidRPr="009C6356">
        <w:rPr>
          <w:rFonts w:ascii="Arial" w:hAnsi="Arial"/>
          <w:szCs w:val="20"/>
          <w:lang w:eastAsia="it-IT"/>
        </w:rPr>
        <w:t>In considerazione che le misure possono essere specifiche per cliente e a priori non note, non viene indicata nessuna misura di sicurezza associata a questo perimetro.</w:t>
      </w:r>
    </w:p>
    <w:p w:rsidRPr="006977B7" w:rsidR="00975590" w:rsidP="006977B7" w:rsidRDefault="00975590" w14:paraId="57F13362" w14:textId="77777777">
      <w:pPr>
        <w:spacing w:before="120" w:after="60"/>
        <w:jc w:val="both"/>
        <w:rPr>
          <w:rFonts w:ascii="Arial" w:hAnsi="Arial"/>
          <w:b/>
          <w:szCs w:val="20"/>
          <w:u w:val="single"/>
          <w:lang w:eastAsia="it-IT"/>
        </w:rPr>
      </w:pPr>
    </w:p>
    <w:p w:rsidRPr="00EB26AF" w:rsidR="00975590" w:rsidP="004D0FA7" w:rsidRDefault="00975590" w14:paraId="5B4D10F7" w14:textId="6F1D7533">
      <w:pPr>
        <w:pStyle w:val="Corpotesto"/>
        <w:numPr>
          <w:ilvl w:val="1"/>
          <w:numId w:val="9"/>
        </w:numPr>
        <w:outlineLvl w:val="2"/>
        <w:rPr>
          <w:b/>
        </w:rPr>
      </w:pPr>
      <w:r w:rsidRPr="00BA0DDE">
        <w:rPr>
          <w:b/>
        </w:rPr>
        <w:t xml:space="preserve">Perimetro Dati </w:t>
      </w:r>
      <w:r>
        <w:rPr>
          <w:b/>
        </w:rPr>
        <w:t xml:space="preserve">particolari biometrici o genetici </w:t>
      </w:r>
      <w:r w:rsidRPr="004D0FA7">
        <w:rPr>
          <w:b/>
          <w:highlight w:val="yellow"/>
        </w:rPr>
        <w:t>(eliminare il perimetro se non ci sono dati biometrici/genetici)</w:t>
      </w:r>
    </w:p>
    <w:p w:rsidR="00EB26AF" w:rsidP="00EB26AF" w:rsidRDefault="00EB26AF" w14:paraId="47C7C808" w14:textId="77777777">
      <w:pPr>
        <w:pStyle w:val="Corpotesto"/>
      </w:pPr>
      <w:r w:rsidRPr="00122A4D">
        <w:t>Per dati biometrici (Rif. [4]) s’intendono i dati personali ottenuti da un trattamento tecnico specifico relativi alle caratteristiche fisiche,</w:t>
      </w:r>
      <w:r>
        <w:t xml:space="preserve"> </w:t>
      </w:r>
      <w:r w:rsidRPr="00122A4D">
        <w:t>fisiologiche o comportamentali di una persona fisica che ne consentono o confermano l'identificazione univoca, quali l'immagine facciale o i dati dattiloscopici</w:t>
      </w:r>
      <w:r>
        <w:t>.</w:t>
      </w:r>
    </w:p>
    <w:p w:rsidRPr="00122A4D" w:rsidR="00EB26AF" w:rsidP="00EB26AF" w:rsidRDefault="00EB26AF" w14:paraId="5651B844" w14:textId="77777777">
      <w:pPr>
        <w:pStyle w:val="Corpotesto"/>
      </w:pPr>
      <w:r w:rsidRPr="00122A4D">
        <w:t>Per dati genetici (Rif. [4]) s’intendono i dati personali relativi alle caratteristiche genetiche ereditarie o acquisite di una persona fisica che forniscono informazioni univoche sulla fisiologia o sulla salute di detta persona fisica, e che risultano in particolare dall'analisi di un campione biologico della persona fisica in questione.</w:t>
      </w:r>
    </w:p>
    <w:p w:rsidRPr="00500312" w:rsidR="00EB26AF" w:rsidP="00A15179" w:rsidRDefault="00EB26AF" w14:paraId="58261385" w14:textId="77777777">
      <w:pPr>
        <w:spacing w:before="120" w:after="60"/>
        <w:jc w:val="both"/>
        <w:rPr>
          <w:rFonts w:ascii="Arial" w:hAnsi="Arial"/>
          <w:bCs/>
          <w:sz w:val="20"/>
          <w:szCs w:val="20"/>
          <w:u w:val="single"/>
          <w:lang w:eastAsia="it-IT"/>
        </w:rPr>
      </w:pPr>
    </w:p>
    <w:p w:rsidR="00975590" w:rsidRDefault="00975590" w14:paraId="3690AFD1" w14:textId="77777777">
      <w:pPr>
        <w:pStyle w:val="Paragrafoelenco"/>
        <w:numPr>
          <w:ilvl w:val="0"/>
          <w:numId w:val="8"/>
        </w:numPr>
        <w:spacing w:before="120" w:after="60"/>
        <w:jc w:val="both"/>
        <w:rPr>
          <w:rFonts w:ascii="Arial" w:hAnsi="Arial"/>
          <w:b/>
          <w:szCs w:val="20"/>
          <w:u w:val="single"/>
          <w:lang w:eastAsia="it-IT"/>
        </w:rPr>
      </w:pPr>
      <w:r w:rsidRPr="001E3D12">
        <w:rPr>
          <w:rFonts w:ascii="Arial" w:hAnsi="Arial"/>
          <w:b/>
          <w:szCs w:val="20"/>
          <w:highlight w:val="yellow"/>
          <w:u w:val="single"/>
          <w:lang w:eastAsia="it-IT"/>
        </w:rPr>
        <w:t>ATTIVARE IL CC DI COMPLIANCE</w:t>
      </w:r>
    </w:p>
    <w:p w:rsidRPr="00500312" w:rsidR="00975590" w:rsidP="00975590" w:rsidRDefault="00975590" w14:paraId="67B5C7D4" w14:textId="77777777">
      <w:pPr>
        <w:spacing w:before="120" w:after="60"/>
        <w:jc w:val="both"/>
        <w:rPr>
          <w:rFonts w:ascii="Arial" w:hAnsi="Arial"/>
          <w:bCs/>
          <w:sz w:val="20"/>
          <w:szCs w:val="20"/>
          <w:u w:val="single"/>
          <w:lang w:eastAsia="it-IT"/>
        </w:rPr>
      </w:pPr>
    </w:p>
    <w:p w:rsidR="00975590" w:rsidP="004D0FA7" w:rsidRDefault="00975590" w14:paraId="43C0073A" w14:textId="10D63E0F">
      <w:pPr>
        <w:pStyle w:val="Corpotesto"/>
        <w:numPr>
          <w:ilvl w:val="1"/>
          <w:numId w:val="9"/>
        </w:numPr>
        <w:outlineLvl w:val="2"/>
        <w:rPr>
          <w:b/>
        </w:rPr>
      </w:pPr>
      <w:r w:rsidRPr="00BA0DDE">
        <w:rPr>
          <w:b/>
        </w:rPr>
        <w:t xml:space="preserve">Perimetro </w:t>
      </w:r>
      <w:r>
        <w:rPr>
          <w:b/>
        </w:rPr>
        <w:t xml:space="preserve">App </w:t>
      </w:r>
      <w:r w:rsidR="003E189A">
        <w:rPr>
          <w:b/>
        </w:rPr>
        <w:t>mobili</w:t>
      </w:r>
      <w:r>
        <w:rPr>
          <w:b/>
        </w:rPr>
        <w:t xml:space="preserve"> </w:t>
      </w:r>
      <w:r w:rsidRPr="004D0FA7">
        <w:rPr>
          <w:b/>
          <w:highlight w:val="yellow"/>
        </w:rPr>
        <w:t xml:space="preserve">(eliminare il perimetro se non ci sono App </w:t>
      </w:r>
      <w:r w:rsidRPr="004D0FA7" w:rsidR="002903F3">
        <w:rPr>
          <w:b/>
          <w:highlight w:val="yellow"/>
        </w:rPr>
        <w:t>mobili</w:t>
      </w:r>
      <w:r w:rsidRPr="004D0FA7">
        <w:rPr>
          <w:b/>
          <w:highlight w:val="yellow"/>
        </w:rPr>
        <w:t>)</w:t>
      </w:r>
    </w:p>
    <w:p w:rsidR="0027008E" w:rsidP="0027008E" w:rsidRDefault="0027008E" w14:paraId="434604B1" w14:textId="77777777">
      <w:pPr>
        <w:pStyle w:val="Corpotesto"/>
      </w:pPr>
      <w:bookmarkStart w:name="_Hlk82079663" w:id="128"/>
      <w:r w:rsidRPr="00381301">
        <w:t xml:space="preserve">Si tratta </w:t>
      </w:r>
      <w:r>
        <w:t>di:</w:t>
      </w:r>
    </w:p>
    <w:p w:rsidR="0027008E" w:rsidP="0027008E" w:rsidRDefault="0027008E" w14:paraId="702EE1F6" w14:textId="77777777">
      <w:pPr>
        <w:pStyle w:val="Corpotesto"/>
        <w:numPr>
          <w:ilvl w:val="0"/>
          <w:numId w:val="25"/>
        </w:numPr>
      </w:pPr>
      <w:r>
        <w:t>tutte le App sviluppate per la propria clientela, pubblicate su Store di terze parti (es. Google Play Store, Apple App Store), o preinstallate sul dispositivo con marchio aziendale;</w:t>
      </w:r>
    </w:p>
    <w:p w:rsidRPr="00381301" w:rsidR="0027008E" w:rsidP="0027008E" w:rsidRDefault="0027008E" w14:paraId="519F9E64" w14:textId="77777777">
      <w:pPr>
        <w:pStyle w:val="Corpotesto"/>
        <w:numPr>
          <w:ilvl w:val="0"/>
          <w:numId w:val="25"/>
        </w:numPr>
      </w:pPr>
      <w:r>
        <w:t>tutte le App offerte in qualità di Responsabile del trattamento, che erogano servizi a Clienti business (Titolari del trattamento).</w:t>
      </w:r>
    </w:p>
    <w:tbl>
      <w:tblPr>
        <w:tblW w:w="10456" w:type="dxa"/>
        <w:tblCellMar>
          <w:left w:w="70" w:type="dxa"/>
          <w:right w:w="70" w:type="dxa"/>
        </w:tblCellMar>
        <w:tblLook w:val="04A0" w:firstRow="1" w:lastRow="0" w:firstColumn="1" w:lastColumn="0" w:noHBand="0" w:noVBand="1"/>
      </w:tblPr>
      <w:tblGrid>
        <w:gridCol w:w="1564"/>
        <w:gridCol w:w="6010"/>
        <w:gridCol w:w="1441"/>
        <w:gridCol w:w="1441"/>
        <w:tblGridChange w:id="129">
          <w:tblGrid>
            <w:gridCol w:w="5"/>
            <w:gridCol w:w="1559"/>
            <w:gridCol w:w="5"/>
            <w:gridCol w:w="6005"/>
            <w:gridCol w:w="5"/>
            <w:gridCol w:w="1436"/>
            <w:gridCol w:w="5"/>
            <w:gridCol w:w="1436"/>
            <w:gridCol w:w="5"/>
          </w:tblGrid>
        </w:tblGridChange>
      </w:tblGrid>
      <w:tr w:rsidRPr="009C78AB" w:rsidR="0027008E" w:rsidTr="00500312" w14:paraId="1B0B1CEB" w14:textId="77777777">
        <w:trPr>
          <w:trHeight w:val="663"/>
          <w:tblHeader/>
        </w:trPr>
        <w:tc>
          <w:tcPr>
            <w:tcW w:w="1268" w:type="dxa"/>
            <w:tcBorders>
              <w:top w:val="single" w:color="000000" w:sz="4" w:space="0"/>
              <w:left w:val="single" w:color="000000" w:sz="4" w:space="0"/>
              <w:bottom w:val="single" w:color="000000" w:sz="4" w:space="0"/>
              <w:right w:val="single" w:color="000000" w:sz="4" w:space="0"/>
            </w:tcBorders>
            <w:shd w:val="clear" w:color="auto" w:fill="808080" w:themeFill="background1" w:themeFillShade="80"/>
            <w:vAlign w:val="center"/>
            <w:hideMark/>
          </w:tcPr>
          <w:p w:rsidRPr="009C78AB" w:rsidR="0027008E" w:rsidP="008B1919" w:rsidRDefault="0027008E" w14:paraId="738C3E43" w14:textId="77777777">
            <w:pPr>
              <w:jc w:val="center"/>
              <w:rPr>
                <w:rFonts w:ascii="Arial" w:hAnsi="Arial" w:cs="Arial"/>
                <w:b/>
                <w:bCs/>
                <w:color w:val="FFFFFF"/>
                <w:sz w:val="20"/>
                <w:szCs w:val="20"/>
                <w:lang w:eastAsia="it-IT"/>
              </w:rPr>
            </w:pPr>
            <w:r w:rsidRPr="009C78AB">
              <w:rPr>
                <w:rFonts w:ascii="Arial" w:hAnsi="Arial" w:cs="Arial"/>
                <w:b/>
                <w:bCs/>
                <w:color w:val="FFFFFF"/>
                <w:sz w:val="20"/>
                <w:szCs w:val="20"/>
              </w:rPr>
              <w:t>Ambito</w:t>
            </w:r>
          </w:p>
        </w:tc>
        <w:tc>
          <w:tcPr>
            <w:tcW w:w="6857" w:type="dxa"/>
            <w:tcBorders>
              <w:top w:val="single" w:color="000000" w:sz="4" w:space="0"/>
              <w:left w:val="nil"/>
              <w:bottom w:val="single" w:color="000000" w:sz="4" w:space="0"/>
              <w:right w:val="single" w:color="000000" w:sz="4" w:space="0"/>
            </w:tcBorders>
            <w:shd w:val="clear" w:color="auto" w:fill="92D050"/>
            <w:vAlign w:val="center"/>
            <w:hideMark/>
          </w:tcPr>
          <w:p w:rsidRPr="009C78AB" w:rsidR="0027008E" w:rsidP="001D5A0D" w:rsidRDefault="0027008E" w14:paraId="663D8BAB" w14:textId="77777777">
            <w:pPr>
              <w:spacing w:before="60" w:after="60"/>
              <w:jc w:val="center"/>
              <w:rPr>
                <w:rFonts w:ascii="Arial" w:hAnsi="Arial" w:cs="Arial"/>
                <w:b/>
                <w:bCs/>
                <w:color w:val="FFFFFF"/>
                <w:sz w:val="20"/>
                <w:szCs w:val="20"/>
              </w:rPr>
            </w:pPr>
            <w:r w:rsidRPr="009C78AB">
              <w:rPr>
                <w:rFonts w:ascii="Arial" w:hAnsi="Arial" w:cs="Arial"/>
                <w:b/>
                <w:bCs/>
                <w:sz w:val="20"/>
                <w:szCs w:val="20"/>
              </w:rPr>
              <w:t>Testo Requisito</w:t>
            </w:r>
          </w:p>
        </w:tc>
        <w:tc>
          <w:tcPr>
            <w:tcW w:w="1181" w:type="dxa"/>
            <w:tcBorders>
              <w:top w:val="single" w:color="000000" w:sz="4" w:space="0"/>
              <w:left w:val="nil"/>
              <w:bottom w:val="single" w:color="000000" w:sz="4" w:space="0"/>
              <w:right w:val="single" w:color="000000" w:sz="4" w:space="0"/>
            </w:tcBorders>
            <w:shd w:val="clear" w:color="auto" w:fill="92D050"/>
            <w:vAlign w:val="center"/>
            <w:hideMark/>
          </w:tcPr>
          <w:p w:rsidRPr="009C78AB" w:rsidR="0027008E" w:rsidP="00500312" w:rsidRDefault="0027008E" w14:paraId="62241EB9" w14:textId="77777777">
            <w:pPr>
              <w:jc w:val="center"/>
              <w:rPr>
                <w:rFonts w:ascii="Arial" w:hAnsi="Arial" w:cs="Arial"/>
                <w:b/>
                <w:bCs/>
                <w:color w:val="000000" w:themeColor="text1"/>
                <w:sz w:val="20"/>
                <w:szCs w:val="20"/>
              </w:rPr>
            </w:pPr>
            <w:r w:rsidRPr="009C78AB">
              <w:rPr>
                <w:rFonts w:ascii="Arial" w:hAnsi="Arial" w:cs="Arial"/>
                <w:b/>
                <w:bCs/>
                <w:color w:val="000000" w:themeColor="text1"/>
                <w:sz w:val="20"/>
                <w:szCs w:val="20"/>
              </w:rPr>
              <w:t>Responsabile 1</w:t>
            </w:r>
          </w:p>
        </w:tc>
        <w:tc>
          <w:tcPr>
            <w:tcW w:w="1150" w:type="dxa"/>
            <w:tcBorders>
              <w:top w:val="single" w:color="000000" w:sz="4" w:space="0"/>
              <w:left w:val="nil"/>
              <w:bottom w:val="single" w:color="000000" w:sz="4" w:space="0"/>
              <w:right w:val="single" w:color="000000" w:sz="4" w:space="0"/>
            </w:tcBorders>
            <w:shd w:val="clear" w:color="auto" w:fill="92D050"/>
            <w:vAlign w:val="center"/>
          </w:tcPr>
          <w:p w:rsidRPr="009C78AB" w:rsidR="0027008E" w:rsidP="00500312" w:rsidRDefault="0027008E" w14:paraId="1EBB85DC" w14:textId="77777777">
            <w:pPr>
              <w:jc w:val="center"/>
              <w:rPr>
                <w:rFonts w:ascii="Arial" w:hAnsi="Arial" w:cs="Arial"/>
                <w:b/>
                <w:bCs/>
                <w:color w:val="000000" w:themeColor="text1"/>
                <w:sz w:val="20"/>
                <w:szCs w:val="20"/>
              </w:rPr>
            </w:pPr>
            <w:r w:rsidRPr="009C78AB">
              <w:rPr>
                <w:rFonts w:ascii="Arial" w:hAnsi="Arial" w:cs="Arial"/>
                <w:b/>
                <w:bCs/>
                <w:color w:val="000000" w:themeColor="text1"/>
                <w:sz w:val="20"/>
                <w:szCs w:val="20"/>
              </w:rPr>
              <w:t>Responsabile 2</w:t>
            </w:r>
          </w:p>
        </w:tc>
      </w:tr>
      <w:tr w:rsidRPr="009C78AB" w:rsidR="0027008E" w:rsidTr="00500312" w14:paraId="2BB12506" w14:textId="77777777">
        <w:trPr>
          <w:trHeight w:val="823"/>
        </w:trPr>
        <w:tc>
          <w:tcPr>
            <w:tcW w:w="1268" w:type="dxa"/>
            <w:tcBorders>
              <w:top w:val="nil"/>
              <w:left w:val="single" w:color="000000" w:sz="4" w:space="0"/>
              <w:bottom w:val="single" w:color="000000" w:sz="4" w:space="0"/>
              <w:right w:val="single" w:color="000000" w:sz="4" w:space="0"/>
            </w:tcBorders>
            <w:shd w:val="clear" w:color="000000" w:fill="FFFFFF"/>
            <w:vAlign w:val="center"/>
            <w:hideMark/>
          </w:tcPr>
          <w:p w:rsidRPr="009C78AB" w:rsidR="0027008E" w:rsidP="008B1919" w:rsidRDefault="0027008E" w14:paraId="14612E9A" w14:textId="77777777">
            <w:pPr>
              <w:rPr>
                <w:rFonts w:ascii="Arial" w:hAnsi="Arial" w:cs="Arial"/>
                <w:sz w:val="20"/>
                <w:szCs w:val="20"/>
              </w:rPr>
            </w:pPr>
            <w:r w:rsidRPr="009C78AB">
              <w:rPr>
                <w:rFonts w:ascii="Arial" w:hAnsi="Arial" w:cs="Arial"/>
                <w:sz w:val="20"/>
                <w:szCs w:val="20"/>
              </w:rPr>
              <w:t>Gestione autorizzazioni sul dispositivo mobile</w:t>
            </w:r>
          </w:p>
        </w:tc>
        <w:tc>
          <w:tcPr>
            <w:tcW w:w="6857" w:type="dxa"/>
            <w:tcBorders>
              <w:top w:val="nil"/>
              <w:left w:val="nil"/>
              <w:bottom w:val="single" w:color="000000" w:sz="4" w:space="0"/>
              <w:right w:val="single" w:color="000000" w:sz="4" w:space="0"/>
            </w:tcBorders>
            <w:shd w:val="clear" w:color="000000" w:fill="FFFFFF"/>
            <w:vAlign w:val="center"/>
            <w:hideMark/>
          </w:tcPr>
          <w:p w:rsidRPr="009C78AB" w:rsidR="0027008E" w:rsidP="001D5A0D" w:rsidRDefault="0027008E" w14:paraId="6F458B81" w14:textId="53AFE2A2">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xml:space="preserve">In App l’attività di raccolta di dati deve sempre avvenire in base ad azioni consapevoli dell’interessato che si verificano, implicitamente, nel caso di inserimento manuale o generazione per utilizzo del servizio, e che sono invece rappresentate da sue esplicite autorizzazioni nel caso di acquisizione automatica di dati </w:t>
            </w:r>
            <w:r w:rsidRPr="009C78AB">
              <w:rPr>
                <w:rFonts w:ascii="Arial" w:hAnsi="Arial" w:cs="Arial"/>
                <w:color w:val="000000"/>
                <w:sz w:val="20"/>
                <w:szCs w:val="20"/>
                <w:lang w:eastAsia="it-IT"/>
              </w:rPr>
              <w:t>mediante accesso a risorse del dispositivo (es. posizione GPS, microfono, fotocamera).</w:t>
            </w:r>
          </w:p>
          <w:p w:rsidRPr="009C78AB" w:rsidR="0027008E" w:rsidP="001D5A0D" w:rsidRDefault="0027008E" w14:paraId="5A05D197" w14:textId="77777777">
            <w:pPr>
              <w:spacing w:before="60" w:after="60"/>
              <w:jc w:val="both"/>
              <w:rPr>
                <w:rFonts w:ascii="Arial" w:hAnsi="Arial" w:cs="Arial"/>
                <w:sz w:val="20"/>
                <w:szCs w:val="20"/>
              </w:rPr>
            </w:pPr>
            <w:r w:rsidRPr="009C78AB">
              <w:rPr>
                <w:rFonts w:ascii="Arial" w:hAnsi="Arial" w:cs="Arial"/>
                <w:color w:val="000000"/>
                <w:sz w:val="20"/>
                <w:szCs w:val="20"/>
                <w:lang w:eastAsia="it-IT"/>
              </w:rPr>
              <w:t>In particolare, nel caso in cui l’App, al fine di erogare una specifica funzionalità, necessiti di accedere automaticamente a risorse hardware (es. GPS, telefono, memoria, fotocamera, microfono) o software (es. rubrica) del dispositivo, deve essere prevista la richiesta all’utente (in fase di installazione o durante l’utilizzo dell’App) dell’autorizzazione all’accesso alle sole risorse del dispositivo strettamente necessarie.</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2C468644" w14:textId="77777777">
            <w:pPr>
              <w:jc w:val="cente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2899B493" w14:textId="77777777">
            <w:pPr>
              <w:jc w:val="center"/>
              <w:rPr>
                <w:rFonts w:ascii="Arial" w:hAnsi="Arial" w:cs="Arial"/>
                <w:sz w:val="20"/>
                <w:szCs w:val="20"/>
              </w:rPr>
            </w:pPr>
          </w:p>
        </w:tc>
      </w:tr>
      <w:tr w:rsidRPr="009C78AB" w:rsidR="0027008E" w:rsidTr="00500312" w14:paraId="31B235A2" w14:textId="77777777">
        <w:trPr>
          <w:trHeight w:val="823"/>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45E624CE" w14:textId="77777777">
            <w:pPr>
              <w:rPr>
                <w:rFonts w:ascii="Arial" w:hAnsi="Arial" w:cs="Arial"/>
                <w:sz w:val="20"/>
                <w:szCs w:val="20"/>
              </w:rPr>
            </w:pPr>
            <w:r w:rsidRPr="009C78AB">
              <w:rPr>
                <w:rFonts w:ascii="Arial" w:hAnsi="Arial" w:cs="Arial"/>
                <w:sz w:val="20"/>
                <w:szCs w:val="20"/>
              </w:rPr>
              <w:t>Termini e condizioni contrattuali o d’uso</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1D5A0D" w:rsidRDefault="0027008E" w14:paraId="291ED392" w14:textId="28507EB9">
            <w:pPr>
              <w:spacing w:before="60" w:after="60"/>
              <w:jc w:val="both"/>
              <w:rPr>
                <w:rFonts w:ascii="Arial" w:hAnsi="Arial" w:cs="Arial"/>
                <w:sz w:val="20"/>
                <w:szCs w:val="20"/>
              </w:rPr>
            </w:pPr>
            <w:r w:rsidRPr="009C78AB">
              <w:rPr>
                <w:rFonts w:ascii="Arial" w:hAnsi="Arial" w:cs="Arial"/>
                <w:sz w:val="20"/>
                <w:szCs w:val="20"/>
              </w:rPr>
              <w:t xml:space="preserve">Al primo avvio di App occorre mostrare un documento di termini e condizioni (contrattuali o d’uso) che devono essere esplicitamente accettati dall’utente per poter proseguire nell’utilizzo dell’App e fruire così dei servizi o delle funzionalità offerti. Nel caso di App che gestiscono al proprio interno l’acquisto di prodotti o servizi (c.d. in-App </w:t>
            </w:r>
            <w:proofErr w:type="spellStart"/>
            <w:r w:rsidRPr="009C78AB">
              <w:rPr>
                <w:rFonts w:ascii="Arial" w:hAnsi="Arial" w:cs="Arial"/>
                <w:sz w:val="20"/>
                <w:szCs w:val="20"/>
              </w:rPr>
              <w:t>purchase</w:t>
            </w:r>
            <w:proofErr w:type="spellEnd"/>
            <w:r w:rsidRPr="009C78AB">
              <w:rPr>
                <w:rFonts w:ascii="Arial" w:hAnsi="Arial" w:cs="Arial"/>
                <w:sz w:val="20"/>
                <w:szCs w:val="20"/>
              </w:rPr>
              <w:t>), i termini e le condizioni mostrati al primo avvio devono informare della possibilità di effettuare acquisti in App indicando eventualmente le modalità di pagamento previste. Termini e condizioni devono inoltre essere visualizzabili dall’utente anche al momento del pagamento (cfr. principio di trasparenza art. 5 GDPR, Considerando n.37 GDPR e CASP 4.0). Nel caso di modifiche ai servizi erogati o di introduzione di nuovi servizi o funzionalità che determinano la necessità di aggiornare termini e condizioni, è necessario comunicare all’utente gli adeguamenti intervenuti</w:t>
            </w:r>
            <w:r w:rsidRPr="009C78AB">
              <w:rPr>
                <w:rStyle w:val="Rimandonotaapidipagina"/>
                <w:rFonts w:ascii="Arial" w:hAnsi="Arial" w:cs="Arial"/>
                <w:sz w:val="20"/>
                <w:szCs w:val="20"/>
              </w:rPr>
              <w:footnoteReference w:id="19"/>
            </w:r>
            <w:r w:rsidRPr="009C78AB">
              <w:rPr>
                <w:rFonts w:ascii="Arial" w:hAnsi="Arial" w:cs="Arial"/>
                <w:sz w:val="20"/>
                <w:szCs w:val="20"/>
              </w:rPr>
              <w:t xml:space="preserve">. </w:t>
            </w:r>
            <w:r w:rsidRPr="009C78AB">
              <w:rPr>
                <w:rFonts w:ascii="Arial" w:hAnsi="Arial" w:cs="Arial"/>
                <w:color w:val="000000"/>
                <w:sz w:val="20"/>
                <w:szCs w:val="20"/>
                <w:lang w:eastAsia="it-IT"/>
              </w:rPr>
              <w:t>L’azione di accettazione di termini e condizioni del servizio dell’informativa privacy deve essere separata rispetto all’azione di presa visione</w:t>
            </w:r>
            <w:r w:rsidR="00356A25">
              <w:rPr>
                <w:rFonts w:ascii="Arial" w:hAnsi="Arial" w:cs="Arial"/>
                <w:color w:val="000000"/>
                <w:sz w:val="20"/>
                <w:szCs w:val="20"/>
                <w:lang w:eastAsia="it-IT"/>
              </w:rPr>
              <w:t>.</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1EA74EA0" w14:textId="77777777">
            <w:pPr>
              <w:jc w:val="cente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138007A6" w14:textId="77777777">
            <w:pPr>
              <w:jc w:val="center"/>
              <w:rPr>
                <w:rFonts w:ascii="Arial" w:hAnsi="Arial" w:cs="Arial"/>
                <w:sz w:val="20"/>
                <w:szCs w:val="20"/>
              </w:rPr>
            </w:pPr>
          </w:p>
        </w:tc>
      </w:tr>
      <w:tr w:rsidRPr="009C78AB" w:rsidR="0027008E" w:rsidTr="00500312" w14:paraId="40DB78E3" w14:textId="77777777">
        <w:trPr>
          <w:trHeight w:val="1852"/>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1CC068E3" w14:textId="77777777">
            <w:pPr>
              <w:rPr>
                <w:rFonts w:ascii="Arial" w:hAnsi="Arial" w:cs="Arial"/>
                <w:sz w:val="20"/>
                <w:szCs w:val="20"/>
              </w:rPr>
            </w:pPr>
            <w:r w:rsidRPr="009C78AB">
              <w:rPr>
                <w:rFonts w:ascii="Arial" w:hAnsi="Arial" w:cs="Arial"/>
                <w:sz w:val="20"/>
                <w:szCs w:val="20"/>
              </w:rPr>
              <w:t>Informativa Privacy</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1D5A0D" w:rsidRDefault="0027008E" w14:paraId="1C84888F" w14:textId="331A4B56">
            <w:pPr>
              <w:pStyle w:val="Default"/>
              <w:spacing w:before="60" w:after="60"/>
              <w:jc w:val="both"/>
              <w:rPr>
                <w:sz w:val="20"/>
                <w:szCs w:val="20"/>
              </w:rPr>
            </w:pPr>
            <w:r w:rsidRPr="009C78AB">
              <w:rPr>
                <w:sz w:val="20"/>
                <w:szCs w:val="20"/>
              </w:rPr>
              <w:t xml:space="preserve">Il documento di informativa privacy, a cura del titolare del trattamento, relativo all’App deve informare in modo chiaro circa il trattamento che verrà effettuato sui dati forniti (es. data entry) o generati dagli utenti stessi (es. contenuti fruiti) e sui dati acquisiti a seguito di accessi automatici a componenti hardware e software del dispositivo </w:t>
            </w:r>
            <w:del w:author="Pernaselci Alessandro" w:date="2025-04-23T10:04:00Z" w:id="130">
              <w:r w:rsidRPr="009C78AB" w:rsidDel="00A1567B">
                <w:rPr>
                  <w:sz w:val="20"/>
                  <w:szCs w:val="20"/>
                </w:rPr>
                <w:delText xml:space="preserve"> </w:delText>
              </w:r>
            </w:del>
            <w:r w:rsidRPr="009C78AB">
              <w:rPr>
                <w:sz w:val="20"/>
                <w:szCs w:val="20"/>
              </w:rPr>
              <w:t xml:space="preserve">specificando le modalità con cui tale trattamento avviene in locale e se il dato viene eventualmente trasmesso al relativo sistema di back-end. Inoltre, nel caso di trattamento in App di dati provenienti da un diverso servizio o nel caso in cui l’App sia </w:t>
            </w:r>
            <w:r w:rsidRPr="009C78AB">
              <w:rPr>
                <w:sz w:val="20"/>
                <w:szCs w:val="20"/>
              </w:rPr>
              <w:t>accessoria ad un servizio principale, il documento di informativa privacy relativo all’App deve richiamare l’informativa privacy del servizio dal quale provengono i dati. Infine, il documento che contiene l’informativa privacy deve essere distinto e singolarmente raggiungibile rispetto al documento di termini e condizioni. L’informativa privacy deve essere disponibile al primo avvio dell’App su ogni dispositivo su cui viene installata, prima che l’App inizi a trattare dati personali; inoltre l’utente deve obbligatoriamente prenderne visione prima di poter proseguire nell’utilizzo dell’App. Nel caso di modifiche delle logiche di trattamento (es. categorie di dati, finalità, tempi di conservazione, responsabili esterni), l’informativa privacy aggiornata deve essere esposta al conseguente avvio dell’App e sottoposta all’azione di presa visione da parte dell’utente.</w:t>
            </w:r>
          </w:p>
          <w:p w:rsidRPr="009C78AB" w:rsidR="0027008E" w:rsidP="001D5A0D" w:rsidRDefault="0027008E" w14:paraId="2377A35A" w14:textId="12C8EAB3">
            <w:pPr>
              <w:spacing w:before="60" w:after="60"/>
              <w:jc w:val="both"/>
              <w:rPr>
                <w:rFonts w:ascii="Arial" w:hAnsi="Arial" w:cs="Arial"/>
                <w:sz w:val="20"/>
                <w:szCs w:val="20"/>
              </w:rPr>
            </w:pPr>
            <w:r w:rsidRPr="009C78AB">
              <w:rPr>
                <w:rFonts w:ascii="Arial" w:hAnsi="Arial" w:cs="Arial"/>
                <w:color w:val="000000"/>
                <w:sz w:val="20"/>
                <w:szCs w:val="20"/>
                <w:lang w:eastAsia="it-IT"/>
              </w:rPr>
              <w:t>L’azione di presa visione dell’informativa privacy deve essere separata rispetto all’azione di accettazione di termini e condizioni del servizio</w:t>
            </w:r>
            <w:r w:rsidR="00356A25">
              <w:rPr>
                <w:rFonts w:ascii="Arial" w:hAnsi="Arial" w:cs="Arial"/>
                <w:color w:val="000000"/>
                <w:sz w:val="20"/>
                <w:szCs w:val="20"/>
                <w:lang w:eastAsia="it-IT"/>
              </w:rPr>
              <w:t>.</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3FC27F86" w14:textId="77777777">
            <w:pPr>
              <w:jc w:val="cente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23A30AA1" w14:textId="77777777">
            <w:pPr>
              <w:jc w:val="center"/>
              <w:rPr>
                <w:rFonts w:ascii="Arial" w:hAnsi="Arial" w:cs="Arial"/>
                <w:sz w:val="20"/>
                <w:szCs w:val="20"/>
              </w:rPr>
            </w:pPr>
          </w:p>
        </w:tc>
      </w:tr>
      <w:tr w:rsidRPr="009C78AB" w:rsidR="0027008E" w:rsidTr="00500312" w14:paraId="0C42161F" w14:textId="77777777">
        <w:trPr>
          <w:trHeight w:val="412"/>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3EB9715C" w14:textId="77777777">
            <w:pPr>
              <w:rPr>
                <w:rFonts w:ascii="Arial" w:hAnsi="Arial" w:cs="Arial"/>
                <w:sz w:val="20"/>
                <w:szCs w:val="20"/>
              </w:rPr>
            </w:pPr>
            <w:r w:rsidRPr="009C78AB">
              <w:rPr>
                <w:rFonts w:ascii="Arial" w:hAnsi="Arial" w:cs="Arial"/>
                <w:sz w:val="20"/>
                <w:szCs w:val="20"/>
              </w:rPr>
              <w:t>Informativa Privacy</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1D5A0D" w:rsidRDefault="0027008E" w14:paraId="6B3EA88A" w14:textId="40E0A14E">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Per quanto riguarda applicazioni mobili pubblicate da una Società del Gruppo Telecom Italia che opera in qualità di Responsabile del trattamento nell’ambito di un servizio erogato ad un Cliente Business, Titolare del trattamento, sono possibili due casistiche:</w:t>
            </w:r>
          </w:p>
          <w:p w:rsidRPr="009C78AB" w:rsidR="0027008E" w:rsidP="001D5A0D" w:rsidRDefault="0027008E" w14:paraId="5DD4B955" w14:textId="049903BB">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se l’App espone il marchio della Società del Gruppo, è necessario fornire in App una informativa, di cui l’interessato deve prendere visione, che descriva la tipologia di dati e le modalità di trattamento, specificando che la Società del Gruppo sta operando come Responsabile del trattamento e che è a cura del Titolare del trattamento fornire l’informativa privacy ai sensi del GDPR.</w:t>
            </w:r>
          </w:p>
          <w:p w:rsidRPr="00356A25" w:rsidR="0027008E" w:rsidP="00356A25" w:rsidRDefault="0027008E" w14:paraId="7FA29FE4" w14:textId="76627254">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se l’App è sviluppata e gestita dalla Società del Gruppo ed è pubblicata dal Cliente Business con il proprio marchio, rimane in capo ad esso ogni responsabilità sull’informativa privacy da predisporre.</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1CDCED49" w14:textId="77777777">
            <w:pPr>
              <w:jc w:val="cente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6287BBF2" w14:textId="77777777">
            <w:pPr>
              <w:jc w:val="center"/>
              <w:rPr>
                <w:rFonts w:ascii="Arial" w:hAnsi="Arial" w:cs="Arial"/>
                <w:sz w:val="20"/>
                <w:szCs w:val="20"/>
              </w:rPr>
            </w:pPr>
          </w:p>
        </w:tc>
      </w:tr>
      <w:tr w:rsidRPr="009C78AB" w:rsidR="0027008E" w:rsidTr="00500312" w14:paraId="38045D04" w14:textId="77777777">
        <w:trPr>
          <w:trHeight w:val="823"/>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5E57699E"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1D5A0D" w:rsidRDefault="0027008E" w14:paraId="5A7BC1BE" w14:textId="43786EB8">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Per consenso, in base all’art.4 del GDPR, si intende qualsiasi manifestazione di volontà libera, specifica, informata ed inequivocabile dell'interessato, con la quale lo stesso esprime il proprio assenso mediante azione esplicita, al trattamento dei dati personali che lo riguardano. Inoltre, se tacite o presunte, non risultano validamente acquisite scelte favorevoli al rilascio del consenso stesso.</w:t>
            </w:r>
          </w:p>
          <w:p w:rsidRPr="009C78AB" w:rsidR="0027008E" w:rsidP="001D5A0D" w:rsidRDefault="0027008E" w14:paraId="58C46CB7" w14:textId="7E3C6CF2">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In particolare, in relazione ai trattamenti effettuati dall’App il consenso privacy può essere validamente espresso sia mediante autorizzazione all’accesso alle risorse del dispositivo sia tramite una specifica funzionalità applicativa.</w:t>
            </w:r>
          </w:p>
          <w:p w:rsidRPr="009C78AB" w:rsidR="0027008E" w:rsidP="001D5A0D" w:rsidRDefault="0027008E" w14:paraId="028B8865" w14:textId="6F2C738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In quest’ultimo caso, le informazioni relative al consenso acquisito da funzionalità applicativa (favorevole/contrario al rilascio, data e ora di acquisizione, identificativo dell’App, identificativo dell’utente) devono essere raccolte, registrate dal Titolare del trattamento tramite un sistema di back-end e conservate per un periodo di tempo pari a quello del dato personale oggetto di trattamento.</w:t>
            </w:r>
          </w:p>
          <w:p w:rsidRPr="009C78AB" w:rsidR="0027008E" w:rsidP="001D5A0D" w:rsidRDefault="0027008E" w14:paraId="3DFC2AFC" w14:textId="488AACBE">
            <w:pPr>
              <w:pStyle w:val="Default"/>
              <w:spacing w:before="60" w:after="60"/>
              <w:jc w:val="both"/>
              <w:rPr>
                <w:sz w:val="20"/>
                <w:szCs w:val="20"/>
              </w:rPr>
            </w:pPr>
            <w:r w:rsidRPr="009C78AB">
              <w:rPr>
                <w:sz w:val="20"/>
                <w:szCs w:val="20"/>
              </w:rPr>
              <w:t>All’interessato deve essere garantita la possibilità, sia al primo avvio dell’App che in seguito, o all’introduzione di nuovi trattamenti, di esprimere o modificare consapevolmente le proprie scelte relative ai consensi privacy, secondo modalità opportunamente descritte nell’informativa privacy (cfr. art.7, c.3 GDPR)</w:t>
            </w:r>
            <w:r w:rsidR="00FB2589">
              <w:rPr>
                <w:sz w:val="20"/>
                <w:szCs w:val="20"/>
              </w:rPr>
              <w:t>.</w:t>
            </w:r>
          </w:p>
          <w:p w:rsidRPr="009C78AB" w:rsidR="0027008E" w:rsidP="001D5A0D" w:rsidRDefault="0027008E" w14:paraId="0E09EA68" w14:textId="0B11D3E3">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Non è ammesso presentare all’interessato un’opzione precompilata favorevole al rilascio del consenso privacy.</w:t>
            </w:r>
          </w:p>
          <w:p w:rsidRPr="009C78AB" w:rsidR="0027008E" w:rsidP="001D5A0D" w:rsidRDefault="0027008E" w14:paraId="2D724EA1" w14:textId="77777777">
            <w:pPr>
              <w:spacing w:before="60" w:after="60"/>
              <w:jc w:val="both"/>
              <w:rPr>
                <w:rFonts w:ascii="Arial" w:hAnsi="Arial" w:cs="Arial"/>
                <w:sz w:val="20"/>
                <w:szCs w:val="20"/>
              </w:rPr>
            </w:pPr>
            <w:r w:rsidRPr="009C78AB">
              <w:rPr>
                <w:rFonts w:ascii="Arial" w:hAnsi="Arial" w:cs="Arial"/>
                <w:color w:val="000000"/>
                <w:sz w:val="20"/>
                <w:szCs w:val="20"/>
                <w:lang w:eastAsia="it-IT"/>
              </w:rPr>
              <w:t>L’informativa privacy deve dettagliare eventuali funzionalità dell’App che potrebbero risultare non erogabili in assenza del preventivo rilascio del consenso al trattamento dei dati necessari.</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153F4ED5" w14:textId="77777777">
            <w:pPr>
              <w:jc w:val="cente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vAlign w:val="center"/>
          </w:tcPr>
          <w:p w:rsidRPr="009C78AB" w:rsidR="0027008E" w:rsidP="00500312" w:rsidRDefault="0027008E" w14:paraId="38BFFAC6" w14:textId="77777777">
            <w:pPr>
              <w:jc w:val="center"/>
              <w:rPr>
                <w:rFonts w:ascii="Arial" w:hAnsi="Arial" w:cs="Arial"/>
                <w:sz w:val="20"/>
                <w:szCs w:val="20"/>
              </w:rPr>
            </w:pPr>
          </w:p>
        </w:tc>
      </w:tr>
      <w:tr w:rsidRPr="009C78AB" w:rsidR="0027008E" w:rsidTr="00500312" w14:paraId="00B93241" w14:textId="77777777">
        <w:tblPrEx>
          <w:tblW w:w="10456" w:type="dxa"/>
          <w:tblCellMar>
            <w:left w:w="70" w:type="dxa"/>
            <w:right w:w="70" w:type="dxa"/>
          </w:tblCellMar>
          <w:tblPrExChange w:author="Pernaselci Alessandro" w:date="2025-04-23T10:04:00Z" w:id="131">
            <w:tblPrEx>
              <w:tblW w:w="10456" w:type="dxa"/>
              <w:tblCellMar>
                <w:left w:w="70" w:type="dxa"/>
                <w:right w:w="70" w:type="dxa"/>
              </w:tblCellMar>
            </w:tblPrEx>
          </w:tblPrExChange>
        </w:tblPrEx>
        <w:trPr>
          <w:trHeight w:val="242"/>
          <w:trPrChange w:author="Pernaselci Alessandro" w:date="2025-04-23T10:04:00Z" w:id="132">
            <w:trPr>
              <w:gridAfter w:val="0"/>
              <w:trHeight w:val="1440"/>
            </w:trPr>
          </w:trPrChange>
        </w:trPr>
        <w:tc>
          <w:tcPr>
            <w:tcW w:w="1268" w:type="dxa"/>
            <w:tcBorders>
              <w:top w:val="nil"/>
              <w:left w:val="single" w:color="000000" w:sz="4" w:space="0"/>
              <w:bottom w:val="single" w:color="auto" w:sz="4" w:space="0"/>
              <w:right w:val="single" w:color="000000" w:sz="4" w:space="0"/>
            </w:tcBorders>
            <w:shd w:val="clear" w:color="000000" w:fill="FFFFFF"/>
            <w:vAlign w:val="center"/>
            <w:tcPrChange w:author="Pernaselci Alessandro" w:date="2025-04-23T10:04:00Z" w:id="133">
              <w:tcPr>
                <w:tcW w:w="1268" w:type="dxa"/>
                <w:gridSpan w:val="2"/>
                <w:tcBorders>
                  <w:top w:val="nil"/>
                  <w:left w:val="single" w:color="000000" w:sz="4" w:space="0"/>
                  <w:bottom w:val="single" w:color="auto" w:sz="4" w:space="0"/>
                  <w:right w:val="single" w:color="000000" w:sz="4" w:space="0"/>
                </w:tcBorders>
                <w:shd w:val="clear" w:color="000000" w:fill="FFFFFF"/>
                <w:vAlign w:val="center"/>
              </w:tcPr>
            </w:tcPrChange>
          </w:tcPr>
          <w:p w:rsidRPr="009C78AB" w:rsidR="0027008E" w:rsidP="008B1919" w:rsidRDefault="0027008E" w14:paraId="1A712930"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nil"/>
              <w:left w:val="nil"/>
              <w:bottom w:val="single" w:color="auto" w:sz="4" w:space="0"/>
              <w:right w:val="single" w:color="000000" w:sz="4" w:space="0"/>
            </w:tcBorders>
            <w:shd w:val="clear" w:color="000000" w:fill="FFFFFF"/>
            <w:vAlign w:val="center"/>
            <w:tcPrChange w:author="Pernaselci Alessandro" w:date="2025-04-23T10:04:00Z" w:id="134">
              <w:tcPr>
                <w:tcW w:w="6857" w:type="dxa"/>
                <w:gridSpan w:val="2"/>
                <w:tcBorders>
                  <w:top w:val="nil"/>
                  <w:left w:val="nil"/>
                  <w:bottom w:val="single" w:color="auto" w:sz="4" w:space="0"/>
                  <w:right w:val="single" w:color="000000" w:sz="4" w:space="0"/>
                </w:tcBorders>
                <w:shd w:val="clear" w:color="000000" w:fill="FFFFFF"/>
                <w:vAlign w:val="center"/>
              </w:tcPr>
            </w:tcPrChange>
          </w:tcPr>
          <w:p w:rsidRPr="009C78AB" w:rsidR="0027008E" w:rsidP="001D5A0D" w:rsidRDefault="0027008E" w14:paraId="0245DBE6" w14:textId="45FA5D4B">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I trattamenti di dati originati in App e che necessitano di un consenso privacy di tipo applicativo come manifestazione di volontà dell’interessato, sono riportati di seguito.</w:t>
            </w:r>
          </w:p>
          <w:p w:rsidRPr="00FB2589" w:rsidR="0027008E" w:rsidP="00D678EC" w:rsidRDefault="0027008E" w14:paraId="3E4B1D5D" w14:textId="7C06ACB4">
            <w:pPr>
              <w:numPr>
                <w:ilvl w:val="1"/>
                <w:numId w:val="26"/>
              </w:numPr>
              <w:autoSpaceDE w:val="0"/>
              <w:autoSpaceDN w:val="0"/>
              <w:adjustRightInd w:val="0"/>
              <w:spacing w:before="60" w:after="60"/>
              <w:jc w:val="both"/>
              <w:rPr>
                <w:rFonts w:ascii="Arial" w:hAnsi="Arial" w:cs="Arial"/>
                <w:color w:val="000000"/>
                <w:sz w:val="20"/>
                <w:szCs w:val="20"/>
                <w:lang w:eastAsia="it-IT"/>
              </w:rPr>
            </w:pPr>
            <w:r w:rsidRPr="00FB2589">
              <w:rPr>
                <w:rFonts w:ascii="Arial" w:hAnsi="Arial" w:cs="Arial"/>
                <w:color w:val="000000"/>
                <w:sz w:val="20"/>
                <w:szCs w:val="20"/>
                <w:lang w:eastAsia="it-IT"/>
              </w:rPr>
              <w:t xml:space="preserve">• Trattamento per finalità ulteriori: il rilascio di un consenso privacy è necessario qualora il Titolare del trattamento intenda perseguire specifiche finalità se ulteriori rispetto alle finalità </w:t>
            </w:r>
            <w:proofErr w:type="spellStart"/>
            <w:r w:rsidRPr="00FB2589">
              <w:rPr>
                <w:rFonts w:ascii="Arial" w:hAnsi="Arial" w:cs="Arial"/>
                <w:color w:val="000000"/>
                <w:sz w:val="20"/>
                <w:szCs w:val="20"/>
                <w:lang w:eastAsia="it-IT"/>
              </w:rPr>
              <w:t>endocontrattuali</w:t>
            </w:r>
            <w:proofErr w:type="spellEnd"/>
            <w:r w:rsidRPr="00FB2589">
              <w:rPr>
                <w:rFonts w:ascii="Arial" w:hAnsi="Arial" w:cs="Arial"/>
                <w:color w:val="000000"/>
                <w:sz w:val="20"/>
                <w:szCs w:val="20"/>
                <w:lang w:eastAsia="it-IT"/>
              </w:rPr>
              <w:t xml:space="preserve"> riportate nel documento di termini e condizioni di servizio (art. 6 del GDPR) e nell’informativa privacy, ad esempio marketing di prodotti e servizi offerti da Società del Gruppo Telecom Italia e/o da terze parti (es. proposizioni commerciali, gestione liste di contatti, telemarketing) o profilazione dell’utente con dati individuali che consentano di rilevarne il comportamento. Se il perseguimento di ulteriori finalità necessita dell’acquisizione di dati dal </w:t>
            </w:r>
            <w:proofErr w:type="gramStart"/>
            <w:r w:rsidRPr="00FB2589">
              <w:rPr>
                <w:rFonts w:ascii="Arial" w:hAnsi="Arial" w:cs="Arial"/>
                <w:color w:val="000000"/>
                <w:sz w:val="20"/>
                <w:szCs w:val="20"/>
                <w:lang w:eastAsia="it-IT"/>
              </w:rPr>
              <w:t>device</w:t>
            </w:r>
            <w:proofErr w:type="gramEnd"/>
            <w:r w:rsidRPr="00FB2589">
              <w:rPr>
                <w:rFonts w:ascii="Arial" w:hAnsi="Arial" w:cs="Arial"/>
                <w:color w:val="000000"/>
                <w:sz w:val="20"/>
                <w:szCs w:val="20"/>
                <w:lang w:eastAsia="it-IT"/>
              </w:rPr>
              <w:t xml:space="preserve"> (es. digitazioni da tastiera, dati di localizzazione GPS, immagini o flussi audio/video), è necessario rispettare le seguenti condizioni: o se il dato rimane su device è necessaria e sufficiente l'autorizzazione concessa in App per l’accesso alla risorsa, intesa come espressione di un valido consenso privacy;</w:t>
            </w:r>
            <w:r w:rsidRPr="00FB2589" w:rsidR="00FB2589">
              <w:rPr>
                <w:rFonts w:ascii="Arial" w:hAnsi="Arial" w:cs="Arial"/>
                <w:color w:val="000000"/>
                <w:sz w:val="20"/>
                <w:szCs w:val="20"/>
                <w:lang w:eastAsia="it-IT"/>
              </w:rPr>
              <w:t xml:space="preserve"> </w:t>
            </w:r>
            <w:r w:rsidRPr="00FB2589">
              <w:rPr>
                <w:rFonts w:ascii="Arial" w:hAnsi="Arial" w:cs="Arial"/>
                <w:color w:val="000000"/>
                <w:sz w:val="20"/>
                <w:szCs w:val="20"/>
                <w:lang w:eastAsia="it-IT"/>
              </w:rPr>
              <w:t xml:space="preserve">se il dato viene inviato </w:t>
            </w:r>
            <w:r w:rsidRPr="00FB2589">
              <w:rPr>
                <w:rFonts w:ascii="Arial" w:hAnsi="Arial" w:cs="Arial"/>
                <w:color w:val="000000"/>
                <w:sz w:val="20"/>
                <w:szCs w:val="20"/>
                <w:lang w:eastAsia="it-IT"/>
              </w:rPr>
              <w:t>al back-end è necessario un consenso privacy espresso mediante funzionalità applicativa.</w:t>
            </w:r>
          </w:p>
          <w:p w:rsidRPr="009C78AB" w:rsidR="0027008E" w:rsidP="001D5A0D" w:rsidRDefault="0027008E" w14:paraId="6C07AD97" w14:textId="77777777">
            <w:pPr>
              <w:numPr>
                <w:ilvl w:val="1"/>
                <w:numId w:val="26"/>
              </w:num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xml:space="preserve">• Trattamento di dati di localizzazione da rete mobile: il trattamento, per finalità diverse dall’erogazione del servizio di telecomunicazioni o dalla produzione di analisi statistiche aggregate sul servizio stesso, di un dato che, sfruttando la rete mobile, fornisce la posizione di un cellulare, richiede l’acquisizione di un consenso. </w:t>
            </w:r>
          </w:p>
          <w:p w:rsidRPr="009C78AB" w:rsidR="0027008E" w:rsidP="001D5A0D" w:rsidRDefault="0027008E" w14:paraId="7D9B709D" w14:textId="79DDCBFD">
            <w:pPr>
              <w:numPr>
                <w:ilvl w:val="1"/>
                <w:numId w:val="26"/>
              </w:num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Trattamento di dati particolari: il trattamento di dati particolari degli utenti (dati personali che possono rivelare l'origine razziale ed etnica, le convinzioni religiose, filosofiche o di altro genere, le opinioni politiche, l'adesione a partiti, sindacati, associazioni od organizzazioni a carattere religioso, filosofico, politico o sindacale, nonché i dati personali idonei a rivelare lo stato di salute e la vita sessuale) richiede l’acquisizione di un consenso esplicito, a meno di trattamenti che rientrano nei casi previsti da specifiche autorizzazioni rilasciate dal Garante Privacy (es. trattamento di dati particolari dei dipendenti nell’ambito del rapporto di lavoro). Le modalità di acquisizione del consenso mediante funzionalità applicativa (registrazione delle informazioni minime definite in precedenza) risultano conformi a quanto stabilito dal GDPR che prevede l’acquisizione del consenso in forma scritta o con modalità giuridicamente equivalente per il trattamento di dati particolari degli utenti.</w:t>
            </w:r>
          </w:p>
          <w:p w:rsidRPr="009C78AB" w:rsidR="0027008E" w:rsidDel="00A1567B" w:rsidP="001D5A0D" w:rsidRDefault="0027008E" w14:paraId="4F3C337E" w14:textId="77777777">
            <w:pPr>
              <w:numPr>
                <w:ilvl w:val="1"/>
                <w:numId w:val="26"/>
              </w:numPr>
              <w:autoSpaceDE w:val="0"/>
              <w:autoSpaceDN w:val="0"/>
              <w:adjustRightInd w:val="0"/>
              <w:spacing w:before="60" w:after="60"/>
              <w:jc w:val="both"/>
              <w:rPr>
                <w:del w:author="Pernaselci Alessandro" w:date="2025-04-23T10:04:00Z" w:id="135"/>
                <w:rFonts w:ascii="Arial" w:hAnsi="Arial" w:cs="Arial"/>
                <w:color w:val="000000"/>
                <w:sz w:val="20"/>
                <w:szCs w:val="20"/>
                <w:lang w:eastAsia="it-IT"/>
              </w:rPr>
            </w:pPr>
            <w:r w:rsidRPr="009C78AB">
              <w:rPr>
                <w:rFonts w:ascii="Arial" w:hAnsi="Arial" w:cs="Arial"/>
                <w:color w:val="000000"/>
                <w:sz w:val="20"/>
                <w:szCs w:val="20"/>
                <w:lang w:eastAsia="it-IT"/>
              </w:rPr>
              <w:t>• Comunicazione di dati personali a titolari terzi: nel caso in cui si intenda comunicare i dati personali dell’utente ad un titolare terzo per motivazioni legate a finalità imprenditoriali (tipicamente promozionali, non quindi per ottemperare obblighi di legge oppure per rispettare il contratto con l’interessato), in particolare acquisire uno specifico consenso e rilasciare idonea informativa all’interessato.</w:t>
            </w:r>
            <w:del w:author="Pernaselci Alessandro" w:date="2025-04-23T10:04:00Z" w:id="136">
              <w:r w:rsidRPr="009C78AB" w:rsidDel="00A1567B">
                <w:rPr>
                  <w:rFonts w:ascii="Arial" w:hAnsi="Arial" w:cs="Arial"/>
                  <w:color w:val="000000"/>
                  <w:sz w:val="20"/>
                  <w:szCs w:val="20"/>
                  <w:lang w:eastAsia="it-IT"/>
                </w:rPr>
                <w:delText xml:space="preserve"> </w:delText>
              </w:r>
            </w:del>
          </w:p>
          <w:p w:rsidRPr="00A1567B" w:rsidR="0027008E" w:rsidP="001D5A0D" w:rsidRDefault="0027008E" w14:paraId="5390375F" w14:textId="77777777">
            <w:pPr>
              <w:numPr>
                <w:ilvl w:val="1"/>
                <w:numId w:val="26"/>
              </w:numPr>
              <w:autoSpaceDE w:val="0"/>
              <w:autoSpaceDN w:val="0"/>
              <w:adjustRightInd w:val="0"/>
              <w:spacing w:before="60" w:after="60"/>
              <w:jc w:val="both"/>
              <w:rPr>
                <w:rFonts w:ascii="Arial" w:hAnsi="Arial" w:cs="Arial"/>
                <w:sz w:val="20"/>
                <w:szCs w:val="20"/>
              </w:rPr>
              <w:pPrChange w:author="Pernaselci Alessandro" w:date="2025-04-23T10:04:00Z" w:id="137">
                <w:pPr/>
              </w:pPrChange>
            </w:pPr>
          </w:p>
        </w:tc>
        <w:tc>
          <w:tcPr>
            <w:tcW w:w="1181" w:type="dxa"/>
            <w:tcBorders>
              <w:top w:val="nil"/>
              <w:left w:val="nil"/>
              <w:bottom w:val="single" w:color="auto" w:sz="4" w:space="0"/>
              <w:right w:val="single" w:color="000000" w:sz="4" w:space="0"/>
            </w:tcBorders>
            <w:shd w:val="clear" w:color="000000" w:fill="FFFFFF"/>
            <w:vAlign w:val="center"/>
            <w:tcPrChange w:author="Pernaselci Alessandro" w:date="2025-04-23T10:04:00Z" w:id="138">
              <w:tcPr>
                <w:tcW w:w="1181" w:type="dxa"/>
                <w:gridSpan w:val="2"/>
                <w:tcBorders>
                  <w:top w:val="nil"/>
                  <w:left w:val="nil"/>
                  <w:bottom w:val="single" w:color="auto" w:sz="4" w:space="0"/>
                  <w:right w:val="single" w:color="000000" w:sz="4" w:space="0"/>
                </w:tcBorders>
                <w:shd w:val="clear" w:color="000000" w:fill="FFFFFF"/>
                <w:vAlign w:val="center"/>
              </w:tcPr>
            </w:tcPrChange>
          </w:tcPr>
          <w:p w:rsidRPr="009C78AB" w:rsidR="0027008E" w:rsidP="00500312" w:rsidRDefault="0027008E" w14:paraId="5EA9261B" w14:textId="77777777">
            <w:pPr>
              <w:jc w:val="center"/>
              <w:rPr>
                <w:rFonts w:ascii="Arial" w:hAnsi="Arial" w:cs="Arial"/>
                <w:sz w:val="20"/>
                <w:szCs w:val="20"/>
              </w:rPr>
            </w:pPr>
          </w:p>
        </w:tc>
        <w:tc>
          <w:tcPr>
            <w:tcW w:w="1150" w:type="dxa"/>
            <w:tcBorders>
              <w:top w:val="nil"/>
              <w:left w:val="nil"/>
              <w:bottom w:val="single" w:color="auto" w:sz="4" w:space="0"/>
              <w:right w:val="single" w:color="000000" w:sz="4" w:space="0"/>
            </w:tcBorders>
            <w:shd w:val="clear" w:color="000000" w:fill="FFFFFF"/>
            <w:vAlign w:val="center"/>
            <w:tcPrChange w:author="Pernaselci Alessandro" w:date="2025-04-23T10:04:00Z" w:id="139">
              <w:tcPr>
                <w:tcW w:w="1150" w:type="dxa"/>
                <w:gridSpan w:val="2"/>
                <w:tcBorders>
                  <w:top w:val="nil"/>
                  <w:left w:val="nil"/>
                  <w:bottom w:val="single" w:color="auto" w:sz="4" w:space="0"/>
                  <w:right w:val="single" w:color="000000" w:sz="4" w:space="0"/>
                </w:tcBorders>
                <w:shd w:val="clear" w:color="000000" w:fill="FFFFFF"/>
              </w:tcPr>
            </w:tcPrChange>
          </w:tcPr>
          <w:p w:rsidRPr="009C78AB" w:rsidR="0027008E" w:rsidP="00500312" w:rsidRDefault="0027008E" w14:paraId="1A27B78C" w14:textId="77777777">
            <w:pPr>
              <w:jc w:val="center"/>
              <w:rPr>
                <w:rFonts w:ascii="Arial" w:hAnsi="Arial" w:cs="Arial"/>
                <w:sz w:val="20"/>
                <w:szCs w:val="20"/>
              </w:rPr>
            </w:pPr>
          </w:p>
        </w:tc>
      </w:tr>
      <w:tr w:rsidRPr="009C78AB" w:rsidR="0027008E" w:rsidTr="00500312" w14:paraId="0134C4C4"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BC9AA86"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1D5A0D" w:rsidRDefault="0027008E" w14:paraId="629FB863" w14:textId="7777777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Nel caso di trattamento di sequenze formate da rilevazioni consecutive e/o continuative di dati di localizzazione (GPS) o immagini (fotocamera), o di flussi audio/video (microfono e fotocamera), occorre garantire in App sia l’esposizione di un indicatore di acquisizione in corso, sia una funzionalità che permetta all’utente di interrompere immediatamente la lettura del dato. Inoltre, analoga interruzione deve avvenire alla chiusura dell’App.</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24718DE0"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335C9109" w14:textId="77777777">
            <w:pPr>
              <w:jc w:val="center"/>
              <w:rPr>
                <w:rFonts w:ascii="Arial" w:hAnsi="Arial" w:cs="Arial"/>
                <w:sz w:val="20"/>
                <w:szCs w:val="20"/>
              </w:rPr>
            </w:pPr>
          </w:p>
        </w:tc>
      </w:tr>
      <w:tr w:rsidRPr="009C78AB" w:rsidR="0027008E" w:rsidTr="00500312" w14:paraId="6E693B79" w14:textId="77777777">
        <w:tblPrEx>
          <w:tblW w:w="10456" w:type="dxa"/>
          <w:tblCellMar>
            <w:left w:w="70" w:type="dxa"/>
            <w:right w:w="70" w:type="dxa"/>
          </w:tblCellMar>
          <w:tblPrExChange w:author="Pernaselci Alessandro" w:date="2025-04-23T10:05:00Z" w:id="140">
            <w:tblPrEx>
              <w:tblW w:w="10456" w:type="dxa"/>
              <w:tblCellMar>
                <w:left w:w="70" w:type="dxa"/>
                <w:right w:w="70" w:type="dxa"/>
              </w:tblCellMar>
            </w:tblPrEx>
          </w:tblPrExChange>
        </w:tblPrEx>
        <w:trPr>
          <w:trHeight w:val="3226"/>
          <w:trPrChange w:author="Pernaselci Alessandro" w:date="2025-04-23T10:05:00Z" w:id="141">
            <w:trPr>
              <w:gridAfter w:val="0"/>
              <w:trHeight w:val="1440"/>
            </w:trPr>
          </w:trPrChange>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42">
              <w:tcPr>
                <w:tcW w:w="1268"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8B1919" w:rsidRDefault="0027008E" w14:paraId="606D330C"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43">
              <w:tcPr>
                <w:tcW w:w="6857"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1D5A0D" w:rsidRDefault="0027008E" w14:paraId="584C34C4" w14:textId="4CE7AAC3">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Nel caso di una suite di servizi fruibili mediante applicazioni distinte, è possibile acquisire un unico consenso per ciascuna finalità ulteriore, valido per tutte le App appartenenti alla suite, solamente se i dati trattati e le finalità perseguite sono i medesimi, come pure l’informativa privacy ed i termini e condizioni (es. suite entertainment).</w:t>
            </w:r>
          </w:p>
          <w:p w:rsidRPr="009C78AB" w:rsidR="0027008E" w:rsidP="001D5A0D" w:rsidRDefault="0027008E" w14:paraId="7E912D99" w14:textId="6E8ECC6F">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Se si intende correlare tra loro, per la sola finalità di profilazione individuale, i dati personali degli utenti attestati su diversi servizi offerti da un medesimo soggetto (persona giuridica), occorre rispettare le seguenti condizioni:</w:t>
            </w:r>
          </w:p>
          <w:p w:rsidRPr="009C78AB" w:rsidR="0027008E" w:rsidP="001D5A0D" w:rsidRDefault="0027008E" w14:paraId="228F4417" w14:textId="7777777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xml:space="preserve">• l’utente ha espresso un consenso esplicito per la finalità di profilazione individuale per ogni servizio oggetto di correlazione; </w:t>
            </w:r>
          </w:p>
          <w:p w:rsidRPr="009C78AB" w:rsidR="0027008E" w:rsidDel="00A1567B" w:rsidP="001D5A0D" w:rsidRDefault="0027008E" w14:paraId="6D33E36B" w14:textId="77777777">
            <w:pPr>
              <w:autoSpaceDE w:val="0"/>
              <w:autoSpaceDN w:val="0"/>
              <w:adjustRightInd w:val="0"/>
              <w:spacing w:before="60" w:after="60"/>
              <w:jc w:val="both"/>
              <w:rPr>
                <w:del w:author="Pernaselci Alessandro" w:date="2025-04-23T10:04:00Z" w:id="144"/>
                <w:rFonts w:ascii="Arial" w:hAnsi="Arial" w:cs="Arial"/>
                <w:color w:val="000000"/>
                <w:sz w:val="20"/>
                <w:szCs w:val="20"/>
                <w:lang w:eastAsia="it-IT"/>
              </w:rPr>
            </w:pPr>
            <w:r w:rsidRPr="009C78AB">
              <w:rPr>
                <w:rFonts w:ascii="Arial" w:hAnsi="Arial" w:cs="Arial"/>
                <w:color w:val="000000"/>
                <w:sz w:val="20"/>
                <w:szCs w:val="20"/>
                <w:lang w:eastAsia="it-IT"/>
              </w:rPr>
              <w:t>• i dati identificativi dell’interessato (es. codice fiscale, e-mail, numero telefonico) che ha espresso il consenso per la finalità di profilazione individuale in relazione ad ogni servizio oggetto di correlazione, coincidono.</w:t>
            </w:r>
            <w:del w:author="Pernaselci Alessandro" w:date="2025-04-23T10:04:00Z" w:id="145">
              <w:r w:rsidRPr="009C78AB" w:rsidDel="00A1567B">
                <w:rPr>
                  <w:rFonts w:ascii="Arial" w:hAnsi="Arial" w:cs="Arial"/>
                  <w:color w:val="000000"/>
                  <w:sz w:val="20"/>
                  <w:szCs w:val="20"/>
                  <w:lang w:eastAsia="it-IT"/>
                </w:rPr>
                <w:delText xml:space="preserve"> </w:delText>
              </w:r>
            </w:del>
          </w:p>
          <w:p w:rsidRPr="009C78AB" w:rsidR="0027008E" w:rsidP="001D5A0D" w:rsidRDefault="0027008E" w14:paraId="7AA8817E" w14:textId="77777777">
            <w:pPr>
              <w:autoSpaceDE w:val="0"/>
              <w:autoSpaceDN w:val="0"/>
              <w:adjustRightInd w:val="0"/>
              <w:spacing w:before="60" w:after="60"/>
              <w:jc w:val="both"/>
              <w:rPr>
                <w:rFonts w:ascii="Arial" w:hAnsi="Arial" w:cs="Arial"/>
                <w:color w:val="000000"/>
                <w:sz w:val="20"/>
                <w:szCs w:val="20"/>
                <w:lang w:eastAsia="it-IT"/>
              </w:rPr>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46">
              <w:tcPr>
                <w:tcW w:w="1181"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500312" w:rsidRDefault="0027008E" w14:paraId="2D7CC845"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47">
              <w:tcPr>
                <w:tcW w:w="1150" w:type="dxa"/>
                <w:gridSpan w:val="2"/>
                <w:tcBorders>
                  <w:top w:val="single" w:color="auto" w:sz="4" w:space="0"/>
                  <w:left w:val="single" w:color="auto" w:sz="4" w:space="0"/>
                  <w:bottom w:val="single" w:color="auto" w:sz="4" w:space="0"/>
                  <w:right w:val="single" w:color="auto" w:sz="4" w:space="0"/>
                </w:tcBorders>
                <w:shd w:val="clear" w:color="000000" w:fill="FFFFFF"/>
              </w:tcPr>
            </w:tcPrChange>
          </w:tcPr>
          <w:p w:rsidRPr="009C78AB" w:rsidR="0027008E" w:rsidP="00500312" w:rsidRDefault="0027008E" w14:paraId="271BBE88" w14:textId="77777777">
            <w:pPr>
              <w:jc w:val="center"/>
              <w:rPr>
                <w:rFonts w:ascii="Arial" w:hAnsi="Arial" w:cs="Arial"/>
                <w:sz w:val="20"/>
                <w:szCs w:val="20"/>
              </w:rPr>
            </w:pPr>
          </w:p>
        </w:tc>
      </w:tr>
      <w:tr w:rsidRPr="009C78AB" w:rsidR="0027008E" w:rsidTr="00500312" w14:paraId="7513D0CF"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61B8984"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1D5A0D" w:rsidRDefault="0027008E" w14:paraId="797770D4" w14:textId="1A5DA5F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sz w:val="20"/>
                <w:szCs w:val="20"/>
              </w:rPr>
              <w:t xml:space="preserve">Se contrattualmente è prevista la possibilità di acquistare in App prodotti o servizi (c.d. in-App </w:t>
            </w:r>
            <w:proofErr w:type="spellStart"/>
            <w:r w:rsidRPr="009C78AB">
              <w:rPr>
                <w:rFonts w:ascii="Arial" w:hAnsi="Arial" w:cs="Arial"/>
                <w:sz w:val="20"/>
                <w:szCs w:val="20"/>
              </w:rPr>
              <w:t>purchase</w:t>
            </w:r>
            <w:proofErr w:type="spellEnd"/>
            <w:r w:rsidRPr="009C78AB">
              <w:rPr>
                <w:rFonts w:ascii="Arial" w:hAnsi="Arial" w:cs="Arial"/>
                <w:sz w:val="20"/>
                <w:szCs w:val="20"/>
              </w:rPr>
              <w:t>) e se i trattamenti dei dati personali dell’utente in relazione al prodotto/servizio acquistato richiedono (ad es. per finalità ulteriori, quali la profilazione o la propositività commerciale) anche uno specifico consenso, la stessa App deve prevederne la raccolta al momento dell’acquisto. Tali consensi si riferiscono ai dati personali trattati in relazione al prodotto/servizio acquistato e sono distinti da eventuali consensi richiesti dall’App al suo primo avvio</w:t>
            </w:r>
            <w:ins w:author="Pernaselci Alessandro" w:date="2025-04-23T10:05:00Z" w:id="148">
              <w:r w:rsidR="00196C25">
                <w:rPr>
                  <w:rFonts w:ascii="Arial" w:hAnsi="Arial" w:cs="Arial"/>
                  <w:sz w:val="20"/>
                  <w:szCs w:val="20"/>
                </w:rPr>
                <w:t>.</w:t>
              </w:r>
            </w:ins>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76307A16"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3CC88E9C" w14:textId="77777777">
            <w:pPr>
              <w:jc w:val="center"/>
              <w:rPr>
                <w:rFonts w:ascii="Arial" w:hAnsi="Arial" w:cs="Arial"/>
                <w:sz w:val="20"/>
                <w:szCs w:val="20"/>
              </w:rPr>
            </w:pPr>
          </w:p>
        </w:tc>
      </w:tr>
      <w:tr w:rsidRPr="009C78AB" w:rsidR="0027008E" w:rsidTr="00500312" w14:paraId="0B73EEBC" w14:textId="77777777">
        <w:tblPrEx>
          <w:tblW w:w="10456" w:type="dxa"/>
          <w:tblCellMar>
            <w:left w:w="70" w:type="dxa"/>
            <w:right w:w="70" w:type="dxa"/>
          </w:tblCellMar>
          <w:tblPrExChange w:author="Pernaselci Alessandro" w:date="2025-04-23T10:05:00Z" w:id="149">
            <w:tblPrEx>
              <w:tblW w:w="10456" w:type="dxa"/>
              <w:tblCellMar>
                <w:left w:w="70" w:type="dxa"/>
                <w:right w:w="70" w:type="dxa"/>
              </w:tblCellMar>
            </w:tblPrEx>
          </w:tblPrExChange>
        </w:tblPrEx>
        <w:trPr>
          <w:trHeight w:val="809"/>
          <w:trPrChange w:author="Pernaselci Alessandro" w:date="2025-04-23T10:05:00Z" w:id="150">
            <w:trPr>
              <w:gridAfter w:val="0"/>
              <w:trHeight w:val="1440"/>
            </w:trPr>
          </w:trPrChange>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51">
              <w:tcPr>
                <w:tcW w:w="1268"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8B1919" w:rsidRDefault="0027008E" w14:paraId="143E82BF"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52">
              <w:tcPr>
                <w:tcW w:w="6857"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Del="00196C25" w:rsidP="001D5A0D" w:rsidRDefault="0027008E" w14:paraId="27A6A6B7" w14:textId="3E284809">
            <w:pPr>
              <w:autoSpaceDE w:val="0"/>
              <w:autoSpaceDN w:val="0"/>
              <w:adjustRightInd w:val="0"/>
              <w:spacing w:before="60" w:after="60"/>
              <w:jc w:val="both"/>
              <w:rPr>
                <w:del w:author="Pernaselci Alessandro" w:date="2025-04-23T10:05:00Z" w:id="153"/>
                <w:rFonts w:ascii="Arial" w:hAnsi="Arial" w:cs="Arial"/>
                <w:color w:val="000000"/>
                <w:sz w:val="20"/>
                <w:szCs w:val="20"/>
                <w:lang w:eastAsia="it-IT"/>
              </w:rPr>
            </w:pPr>
            <w:r w:rsidRPr="009C78AB">
              <w:rPr>
                <w:rFonts w:ascii="Arial" w:hAnsi="Arial" w:cs="Arial"/>
                <w:color w:val="000000"/>
                <w:sz w:val="20"/>
                <w:szCs w:val="20"/>
                <w:lang w:eastAsia="it-IT"/>
              </w:rPr>
              <w:t xml:space="preserve">In caso di impossibilità di erogazione del servizio applicativo (es. non raggiungibilità del back-end), l’App deve rilevare tale condizione, interrompere l’acquisizione in autonomia di ogni tipologia di dato ed informare l’interessato del fatto che il trattamento di dati descritto nell’informativa privacy è stato interrotto. I dati rilevati dall’App per finalità di </w:t>
            </w:r>
            <w:proofErr w:type="spellStart"/>
            <w:r w:rsidRPr="009C78AB">
              <w:rPr>
                <w:rFonts w:ascii="Arial" w:hAnsi="Arial" w:cs="Arial"/>
                <w:color w:val="000000"/>
                <w:sz w:val="20"/>
                <w:szCs w:val="20"/>
                <w:lang w:eastAsia="it-IT"/>
              </w:rPr>
              <w:t>assurance</w:t>
            </w:r>
            <w:proofErr w:type="spellEnd"/>
            <w:r w:rsidRPr="009C78AB">
              <w:rPr>
                <w:rFonts w:ascii="Arial" w:hAnsi="Arial" w:cs="Arial"/>
                <w:color w:val="000000"/>
                <w:sz w:val="20"/>
                <w:szCs w:val="20"/>
                <w:lang w:eastAsia="it-IT"/>
              </w:rPr>
              <w:t xml:space="preserve"> non possono essere incrociati o correlati con quelli utilizzati per altre finalità (es. profilazione o proattività commerciale).</w:t>
            </w:r>
            <w:del w:author="Pernaselci Alessandro" w:date="2025-04-23T10:05:00Z" w:id="154">
              <w:r w:rsidRPr="009C78AB" w:rsidDel="00196C25">
                <w:rPr>
                  <w:rFonts w:ascii="Arial" w:hAnsi="Arial" w:cs="Arial"/>
                  <w:color w:val="000000"/>
                  <w:sz w:val="20"/>
                  <w:szCs w:val="20"/>
                  <w:lang w:eastAsia="it-IT"/>
                </w:rPr>
                <w:delText xml:space="preserve"> </w:delText>
              </w:r>
            </w:del>
          </w:p>
          <w:p w:rsidRPr="009C78AB" w:rsidR="0027008E" w:rsidP="001D5A0D" w:rsidRDefault="0027008E" w14:paraId="3F566FE8" w14:textId="77777777">
            <w:pPr>
              <w:autoSpaceDE w:val="0"/>
              <w:autoSpaceDN w:val="0"/>
              <w:adjustRightInd w:val="0"/>
              <w:spacing w:before="60" w:after="60"/>
              <w:jc w:val="both"/>
              <w:rPr>
                <w:rFonts w:ascii="Arial" w:hAnsi="Arial" w:cs="Arial"/>
                <w:color w:val="000000"/>
                <w:sz w:val="20"/>
                <w:szCs w:val="20"/>
                <w:lang w:eastAsia="it-IT"/>
              </w:rPr>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55">
              <w:tcPr>
                <w:tcW w:w="1181"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500312" w:rsidRDefault="0027008E" w14:paraId="720FDE4F"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56">
              <w:tcPr>
                <w:tcW w:w="1150" w:type="dxa"/>
                <w:gridSpan w:val="2"/>
                <w:tcBorders>
                  <w:top w:val="single" w:color="auto" w:sz="4" w:space="0"/>
                  <w:left w:val="single" w:color="auto" w:sz="4" w:space="0"/>
                  <w:bottom w:val="single" w:color="auto" w:sz="4" w:space="0"/>
                  <w:right w:val="single" w:color="auto" w:sz="4" w:space="0"/>
                </w:tcBorders>
                <w:shd w:val="clear" w:color="000000" w:fill="FFFFFF"/>
              </w:tcPr>
            </w:tcPrChange>
          </w:tcPr>
          <w:p w:rsidRPr="009C78AB" w:rsidR="0027008E" w:rsidP="00500312" w:rsidRDefault="0027008E" w14:paraId="65D08464" w14:textId="77777777">
            <w:pPr>
              <w:jc w:val="center"/>
              <w:rPr>
                <w:rFonts w:ascii="Arial" w:hAnsi="Arial" w:cs="Arial"/>
                <w:sz w:val="20"/>
                <w:szCs w:val="20"/>
              </w:rPr>
            </w:pPr>
          </w:p>
        </w:tc>
      </w:tr>
      <w:tr w:rsidRPr="009C78AB" w:rsidR="0027008E" w:rsidTr="00500312" w14:paraId="43815F65" w14:textId="77777777">
        <w:tblPrEx>
          <w:tblW w:w="10456" w:type="dxa"/>
          <w:tblCellMar>
            <w:left w:w="70" w:type="dxa"/>
            <w:right w:w="70" w:type="dxa"/>
          </w:tblCellMar>
          <w:tblPrExChange w:author="Pernaselci Alessandro" w:date="2025-04-23T10:05:00Z" w:id="157">
            <w:tblPrEx>
              <w:tblW w:w="10456" w:type="dxa"/>
              <w:tblCellMar>
                <w:left w:w="70" w:type="dxa"/>
                <w:right w:w="70" w:type="dxa"/>
              </w:tblCellMar>
            </w:tblPrEx>
          </w:tblPrExChange>
        </w:tblPrEx>
        <w:trPr>
          <w:trHeight w:val="2590"/>
          <w:trPrChange w:author="Pernaselci Alessandro" w:date="2025-04-23T10:05:00Z" w:id="158">
            <w:trPr>
              <w:gridAfter w:val="0"/>
              <w:trHeight w:val="1440"/>
            </w:trPr>
          </w:trPrChange>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59">
              <w:tcPr>
                <w:tcW w:w="1268"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8B1919" w:rsidRDefault="0027008E" w14:paraId="799A662E"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60">
              <w:tcPr>
                <w:tcW w:w="6857"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1D5A0D" w:rsidRDefault="0027008E" w14:paraId="744BA976" w14:textId="1FFC7142">
            <w:pPr>
              <w:numPr>
                <w:ilvl w:val="1"/>
                <w:numId w:val="27"/>
              </w:num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Requisiti sui dati rilevati dall’App e relativi alla rete:</w:t>
            </w:r>
          </w:p>
          <w:p w:rsidRPr="009C78AB" w:rsidR="0027008E" w:rsidP="001D5A0D" w:rsidRDefault="0027008E" w14:paraId="15B114BF" w14:textId="7AA2F19A">
            <w:pPr>
              <w:numPr>
                <w:ilvl w:val="1"/>
                <w:numId w:val="27"/>
              </w:num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xml:space="preserve">Le misurazioni relative alla qualità della rete, allo stato della connessione del terminale e alle caratteristiche tecnologiche della stessa devono essere relative a servizi di rete di TIM (es. l’App può raccogliere dati di misura relativi alla rete mobile solo nel caso in cui nel </w:t>
            </w:r>
            <w:proofErr w:type="gramStart"/>
            <w:r w:rsidRPr="009C78AB">
              <w:rPr>
                <w:rFonts w:ascii="Arial" w:hAnsi="Arial" w:cs="Arial"/>
                <w:color w:val="000000"/>
                <w:sz w:val="20"/>
                <w:szCs w:val="20"/>
                <w:lang w:eastAsia="it-IT"/>
              </w:rPr>
              <w:t>device</w:t>
            </w:r>
            <w:proofErr w:type="gramEnd"/>
            <w:r w:rsidRPr="009C78AB">
              <w:rPr>
                <w:rFonts w:ascii="Arial" w:hAnsi="Arial" w:cs="Arial"/>
                <w:color w:val="000000"/>
                <w:sz w:val="20"/>
                <w:szCs w:val="20"/>
                <w:lang w:eastAsia="it-IT"/>
              </w:rPr>
              <w:t xml:space="preserve"> sia presente una SIM TIM attiva)</w:t>
            </w:r>
            <w:r w:rsidR="00AE50F0">
              <w:rPr>
                <w:rFonts w:ascii="Arial" w:hAnsi="Arial" w:cs="Arial"/>
                <w:color w:val="000000"/>
                <w:sz w:val="20"/>
                <w:szCs w:val="20"/>
                <w:lang w:eastAsia="it-IT"/>
              </w:rPr>
              <w:t>.</w:t>
            </w:r>
          </w:p>
          <w:p w:rsidRPr="009C78AB" w:rsidR="0027008E" w:rsidDel="00196C25" w:rsidP="001D5A0D" w:rsidRDefault="0027008E" w14:paraId="4575A70C" w14:textId="2674B976">
            <w:pPr>
              <w:numPr>
                <w:ilvl w:val="1"/>
                <w:numId w:val="27"/>
              </w:numPr>
              <w:autoSpaceDE w:val="0"/>
              <w:autoSpaceDN w:val="0"/>
              <w:adjustRightInd w:val="0"/>
              <w:spacing w:before="60" w:after="60"/>
              <w:jc w:val="both"/>
              <w:rPr>
                <w:del w:author="Pernaselci Alessandro" w:date="2025-04-23T10:05:00Z" w:id="161"/>
                <w:rFonts w:ascii="Arial" w:hAnsi="Arial" w:cs="Arial"/>
                <w:color w:val="000000"/>
                <w:sz w:val="20"/>
                <w:szCs w:val="20"/>
                <w:lang w:eastAsia="it-IT"/>
              </w:rPr>
            </w:pPr>
            <w:r w:rsidRPr="009C78AB">
              <w:rPr>
                <w:rFonts w:ascii="Arial" w:hAnsi="Arial" w:cs="Arial"/>
                <w:color w:val="000000"/>
                <w:sz w:val="20"/>
                <w:szCs w:val="20"/>
                <w:lang w:eastAsia="it-IT"/>
              </w:rPr>
              <w:t>Non è consentito acquisire informazioni (es. nome dell’operatore telco) né misurazioni relative alla rete nel caso in cui il terminale non sia connesso alla rete di TIM, tranne la sola informazione relativa alla tipologia di rete sottostante (es. Wi-Fi, UMTS, LTE, 5G).</w:t>
            </w:r>
            <w:del w:author="Pernaselci Alessandro" w:date="2025-04-23T10:05:00Z" w:id="162">
              <w:r w:rsidRPr="009C78AB" w:rsidDel="00196C25">
                <w:rPr>
                  <w:rFonts w:ascii="Arial" w:hAnsi="Arial" w:cs="Arial"/>
                  <w:color w:val="000000"/>
                  <w:sz w:val="20"/>
                  <w:szCs w:val="20"/>
                  <w:lang w:eastAsia="it-IT"/>
                </w:rPr>
                <w:delText xml:space="preserve"> </w:delText>
              </w:r>
            </w:del>
          </w:p>
          <w:p w:rsidRPr="00196C25" w:rsidR="0027008E" w:rsidDel="00196C25" w:rsidP="001D5A0D" w:rsidRDefault="0027008E" w14:paraId="4D965206" w14:textId="77777777">
            <w:pPr>
              <w:numPr>
                <w:ilvl w:val="1"/>
                <w:numId w:val="27"/>
              </w:numPr>
              <w:autoSpaceDE w:val="0"/>
              <w:autoSpaceDN w:val="0"/>
              <w:adjustRightInd w:val="0"/>
              <w:spacing w:before="60" w:after="60"/>
              <w:jc w:val="both"/>
              <w:rPr>
                <w:del w:author="Pernaselci Alessandro" w:date="2025-04-23T10:05:00Z" w:id="163"/>
                <w:rFonts w:ascii="Arial" w:hAnsi="Arial" w:cs="Arial"/>
                <w:color w:val="000000"/>
                <w:sz w:val="20"/>
                <w:szCs w:val="20"/>
                <w:lang w:eastAsia="it-IT"/>
              </w:rPr>
            </w:pPr>
          </w:p>
          <w:p w:rsidRPr="00196C25" w:rsidR="0027008E" w:rsidP="001D5A0D" w:rsidRDefault="0027008E" w14:paraId="1AD581C7" w14:textId="77777777">
            <w:pPr>
              <w:numPr>
                <w:ilvl w:val="1"/>
                <w:numId w:val="27"/>
              </w:numPr>
              <w:autoSpaceDE w:val="0"/>
              <w:autoSpaceDN w:val="0"/>
              <w:adjustRightInd w:val="0"/>
              <w:spacing w:before="60" w:after="60"/>
              <w:jc w:val="both"/>
              <w:rPr>
                <w:rFonts w:ascii="Arial" w:hAnsi="Arial" w:cs="Arial"/>
                <w:color w:val="000000"/>
                <w:sz w:val="20"/>
                <w:szCs w:val="20"/>
                <w:lang w:eastAsia="it-IT"/>
              </w:rPr>
              <w:pPrChange w:author="Pernaselci Alessandro" w:date="2025-04-23T10:05:00Z" w:id="164">
                <w:pPr>
                  <w:autoSpaceDE w:val="0"/>
                  <w:autoSpaceDN w:val="0"/>
                  <w:adjustRightInd w:val="0"/>
                </w:pPr>
              </w:pPrChange>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65">
              <w:tcPr>
                <w:tcW w:w="1181"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500312" w:rsidRDefault="0027008E" w14:paraId="0BE081B8"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66">
              <w:tcPr>
                <w:tcW w:w="1150" w:type="dxa"/>
                <w:gridSpan w:val="2"/>
                <w:tcBorders>
                  <w:top w:val="single" w:color="auto" w:sz="4" w:space="0"/>
                  <w:left w:val="single" w:color="auto" w:sz="4" w:space="0"/>
                  <w:bottom w:val="single" w:color="auto" w:sz="4" w:space="0"/>
                  <w:right w:val="single" w:color="auto" w:sz="4" w:space="0"/>
                </w:tcBorders>
                <w:shd w:val="clear" w:color="000000" w:fill="FFFFFF"/>
              </w:tcPr>
            </w:tcPrChange>
          </w:tcPr>
          <w:p w:rsidRPr="009C78AB" w:rsidR="0027008E" w:rsidP="00500312" w:rsidRDefault="0027008E" w14:paraId="3EDD1BD4" w14:textId="77777777">
            <w:pPr>
              <w:jc w:val="center"/>
              <w:rPr>
                <w:rFonts w:ascii="Arial" w:hAnsi="Arial" w:cs="Arial"/>
                <w:sz w:val="20"/>
                <w:szCs w:val="20"/>
              </w:rPr>
            </w:pPr>
          </w:p>
        </w:tc>
      </w:tr>
      <w:tr w:rsidRPr="009C78AB" w:rsidR="0027008E" w:rsidTr="00500312" w14:paraId="10EB0EF5"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5357530"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AE50F0" w:rsidR="0027008E" w:rsidP="001D5A0D" w:rsidRDefault="0027008E" w14:paraId="188001BF" w14:textId="4F75E3BC">
            <w:pPr>
              <w:numPr>
                <w:ilvl w:val="1"/>
                <w:numId w:val="28"/>
              </w:numPr>
              <w:autoSpaceDE w:val="0"/>
              <w:autoSpaceDN w:val="0"/>
              <w:adjustRightInd w:val="0"/>
              <w:spacing w:before="60" w:after="60"/>
              <w:jc w:val="both"/>
              <w:rPr>
                <w:rFonts w:ascii="Arial" w:hAnsi="Arial" w:cs="Arial"/>
                <w:color w:val="000000"/>
                <w:sz w:val="20"/>
                <w:szCs w:val="20"/>
                <w:lang w:eastAsia="it-IT"/>
              </w:rPr>
            </w:pPr>
            <w:r w:rsidRPr="00AE50F0">
              <w:rPr>
                <w:rFonts w:ascii="Arial" w:hAnsi="Arial" w:cs="Arial"/>
                <w:color w:val="000000"/>
                <w:sz w:val="20"/>
                <w:szCs w:val="20"/>
                <w:lang w:eastAsia="it-IT"/>
              </w:rPr>
              <w:t>Requisiti sui dati rilevati dall’App e relativi al dispositivo</w:t>
            </w:r>
            <w:r w:rsidR="00385572">
              <w:rPr>
                <w:rFonts w:ascii="Arial" w:hAnsi="Arial" w:cs="Arial"/>
                <w:color w:val="000000"/>
                <w:sz w:val="20"/>
                <w:szCs w:val="20"/>
                <w:lang w:eastAsia="it-IT"/>
              </w:rPr>
              <w:t>.</w:t>
            </w:r>
          </w:p>
          <w:p w:rsidRPr="00AE50F0" w:rsidR="0027008E" w:rsidP="001D5A0D" w:rsidRDefault="0027008E" w14:paraId="01CFBD5B" w14:textId="3937B4BE">
            <w:pPr>
              <w:numPr>
                <w:ilvl w:val="1"/>
                <w:numId w:val="28"/>
              </w:numPr>
              <w:autoSpaceDE w:val="0"/>
              <w:autoSpaceDN w:val="0"/>
              <w:adjustRightInd w:val="0"/>
              <w:spacing w:before="60" w:after="60"/>
              <w:jc w:val="both"/>
              <w:rPr>
                <w:rFonts w:ascii="Arial" w:hAnsi="Arial" w:cs="Arial"/>
                <w:color w:val="000000"/>
                <w:sz w:val="20"/>
                <w:szCs w:val="20"/>
                <w:lang w:eastAsia="it-IT"/>
              </w:rPr>
            </w:pPr>
            <w:r w:rsidRPr="00AE50F0">
              <w:rPr>
                <w:rFonts w:ascii="Arial" w:hAnsi="Arial" w:cs="Arial"/>
                <w:color w:val="000000"/>
                <w:sz w:val="20"/>
                <w:szCs w:val="20"/>
                <w:lang w:eastAsia="it-IT"/>
              </w:rPr>
              <w:t>I dati relativi al dispositivo devono riguardare le caratteristiche di base necessarie per eseguire verifiche di compatibilità o analisi delle prestazioni (es. sistema operativo, marca/modello del terminale, CPU/memoria).</w:t>
            </w:r>
          </w:p>
          <w:p w:rsidRPr="00AE50F0" w:rsidR="0027008E" w:rsidDel="00196C25" w:rsidP="001D5A0D" w:rsidRDefault="0027008E" w14:paraId="199FEBAE" w14:textId="6F6591A0">
            <w:pPr>
              <w:numPr>
                <w:ilvl w:val="1"/>
                <w:numId w:val="28"/>
              </w:numPr>
              <w:autoSpaceDE w:val="0"/>
              <w:autoSpaceDN w:val="0"/>
              <w:adjustRightInd w:val="0"/>
              <w:spacing w:before="60" w:after="60"/>
              <w:jc w:val="both"/>
              <w:rPr>
                <w:del w:author="Pernaselci Alessandro" w:date="2025-04-23T10:05:00Z" w:id="167"/>
                <w:rFonts w:ascii="Arial" w:hAnsi="Arial" w:cs="Arial"/>
                <w:color w:val="000000"/>
                <w:sz w:val="20"/>
                <w:szCs w:val="20"/>
                <w:lang w:eastAsia="it-IT"/>
              </w:rPr>
            </w:pPr>
            <w:r w:rsidRPr="00AE50F0">
              <w:rPr>
                <w:rFonts w:ascii="Arial" w:hAnsi="Arial" w:cs="Arial"/>
                <w:color w:val="000000"/>
                <w:sz w:val="20"/>
                <w:szCs w:val="20"/>
                <w:lang w:eastAsia="it-IT"/>
              </w:rPr>
              <w:t>Non è consentito acquisire informazioni dipendenti dalle scelte o dal comportamento dell’utente come, ad esempio, i dati di posizionamento acquisiti sia da rete mobile (anche di TIM) che da dispositivo (GPS), le informazioni relative ad altre App e le misure tecniche o prestazionali dei servizi presenti sul terminale dell’utente.</w:t>
            </w:r>
            <w:del w:author="Pernaselci Alessandro" w:date="2025-04-23T10:05:00Z" w:id="168">
              <w:r w:rsidRPr="00AE50F0" w:rsidDel="00196C25">
                <w:rPr>
                  <w:rFonts w:ascii="Arial" w:hAnsi="Arial" w:cs="Arial"/>
                  <w:color w:val="000000"/>
                  <w:sz w:val="20"/>
                  <w:szCs w:val="20"/>
                  <w:lang w:eastAsia="it-IT"/>
                </w:rPr>
                <w:delText xml:space="preserve"> </w:delText>
              </w:r>
            </w:del>
          </w:p>
          <w:p w:rsidRPr="00AE50F0" w:rsidR="0027008E" w:rsidDel="00196C25" w:rsidP="001D5A0D" w:rsidRDefault="0027008E" w14:paraId="27213EB8" w14:textId="77777777">
            <w:pPr>
              <w:numPr>
                <w:ilvl w:val="1"/>
                <w:numId w:val="28"/>
              </w:numPr>
              <w:autoSpaceDE w:val="0"/>
              <w:autoSpaceDN w:val="0"/>
              <w:adjustRightInd w:val="0"/>
              <w:spacing w:before="60" w:after="60"/>
              <w:jc w:val="both"/>
              <w:rPr>
                <w:del w:author="Pernaselci Alessandro" w:date="2025-04-23T10:05:00Z" w:id="169"/>
                <w:rFonts w:ascii="Arial" w:hAnsi="Arial" w:cs="Arial"/>
                <w:color w:val="000000"/>
                <w:sz w:val="20"/>
                <w:szCs w:val="20"/>
                <w:lang w:eastAsia="it-IT"/>
              </w:rPr>
            </w:pPr>
          </w:p>
          <w:p w:rsidRPr="00AE50F0" w:rsidR="0027008E" w:rsidP="001D5A0D" w:rsidRDefault="0027008E" w14:paraId="416FCE6B" w14:textId="77777777">
            <w:pPr>
              <w:numPr>
                <w:ilvl w:val="1"/>
                <w:numId w:val="28"/>
              </w:numPr>
              <w:autoSpaceDE w:val="0"/>
              <w:autoSpaceDN w:val="0"/>
              <w:adjustRightInd w:val="0"/>
              <w:spacing w:before="60" w:after="60"/>
              <w:jc w:val="both"/>
              <w:rPr>
                <w:rFonts w:ascii="Arial" w:hAnsi="Arial" w:cs="Arial"/>
                <w:color w:val="000000"/>
                <w:sz w:val="20"/>
                <w:szCs w:val="20"/>
                <w:lang w:eastAsia="it-IT"/>
              </w:rPr>
              <w:pPrChange w:author="Pernaselci Alessandro" w:date="2025-04-23T10:05:00Z" w:id="170">
                <w:pPr>
                  <w:autoSpaceDE w:val="0"/>
                  <w:autoSpaceDN w:val="0"/>
                  <w:adjustRightInd w:val="0"/>
                </w:pPr>
              </w:pPrChange>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794EB3D6"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5B561832" w14:textId="77777777">
            <w:pPr>
              <w:jc w:val="center"/>
              <w:rPr>
                <w:rFonts w:ascii="Arial" w:hAnsi="Arial" w:cs="Arial"/>
                <w:sz w:val="20"/>
                <w:szCs w:val="20"/>
              </w:rPr>
            </w:pPr>
          </w:p>
        </w:tc>
      </w:tr>
      <w:tr w:rsidRPr="009C78AB" w:rsidR="0027008E" w:rsidTr="00500312" w14:paraId="0006F02A" w14:textId="77777777">
        <w:tblPrEx>
          <w:tblW w:w="10456" w:type="dxa"/>
          <w:tblCellMar>
            <w:left w:w="70" w:type="dxa"/>
            <w:right w:w="70" w:type="dxa"/>
          </w:tblCellMar>
          <w:tblPrExChange w:author="Pernaselci Alessandro" w:date="2025-04-23T10:05:00Z" w:id="171">
            <w:tblPrEx>
              <w:tblW w:w="10456" w:type="dxa"/>
              <w:tblCellMar>
                <w:left w:w="70" w:type="dxa"/>
                <w:right w:w="70" w:type="dxa"/>
              </w:tblCellMar>
            </w:tblPrEx>
          </w:tblPrExChange>
        </w:tblPrEx>
        <w:trPr>
          <w:trHeight w:val="2085"/>
          <w:trPrChange w:author="Pernaselci Alessandro" w:date="2025-04-23T10:05:00Z" w:id="172">
            <w:trPr>
              <w:gridAfter w:val="0"/>
              <w:trHeight w:val="1440"/>
            </w:trPr>
          </w:trPrChange>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73">
              <w:tcPr>
                <w:tcW w:w="1268"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8B1919" w:rsidRDefault="0027008E" w14:paraId="24A989D9"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74">
              <w:tcPr>
                <w:tcW w:w="6857"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1D5A0D" w:rsidRDefault="0027008E" w14:paraId="5DEBF0C8" w14:textId="78AE8B4B">
            <w:pPr>
              <w:numPr>
                <w:ilvl w:val="1"/>
                <w:numId w:val="29"/>
              </w:num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Requisiti sui dati rilevati dall’App e relativi al servizio applicativo in App: o I dati relativi al servizio applicativo in App possono essere raccolti solo per clienti attivi dei servizi applicativi erogati da TIM, indipendentemente dal fornitore di connettività (es. device non contenente una SIM TIM attiva).</w:t>
            </w:r>
          </w:p>
          <w:p w:rsidRPr="009C78AB" w:rsidR="0027008E" w:rsidP="001D5A0D" w:rsidRDefault="0027008E" w14:paraId="3F80FF59" w14:textId="5B22C0F1">
            <w:pPr>
              <w:numPr>
                <w:ilvl w:val="1"/>
                <w:numId w:val="29"/>
              </w:num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I dati relativi al servizio applicativo in App possono essere associati ai dati identificativi dell’utente disponibili sulla SIM (IMSI, numero telefonico) solamente nel caso in cui nel dispositivo sia presente una SIM TIM attiva.</w:t>
            </w:r>
          </w:p>
          <w:p w:rsidRPr="009C78AB" w:rsidR="0027008E" w:rsidDel="00196C25" w:rsidP="001D5A0D" w:rsidRDefault="0027008E" w14:paraId="52D0D93D" w14:textId="47D59DCA">
            <w:pPr>
              <w:numPr>
                <w:ilvl w:val="1"/>
                <w:numId w:val="29"/>
              </w:numPr>
              <w:autoSpaceDE w:val="0"/>
              <w:autoSpaceDN w:val="0"/>
              <w:adjustRightInd w:val="0"/>
              <w:spacing w:before="60" w:after="60"/>
              <w:jc w:val="both"/>
              <w:rPr>
                <w:del w:author="Pernaselci Alessandro" w:date="2025-04-23T10:05:00Z" w:id="175"/>
                <w:rFonts w:ascii="Arial" w:hAnsi="Arial" w:cs="Arial"/>
                <w:color w:val="000000"/>
                <w:sz w:val="20"/>
                <w:szCs w:val="20"/>
                <w:lang w:eastAsia="it-IT"/>
              </w:rPr>
            </w:pPr>
            <w:r w:rsidRPr="009C78AB">
              <w:rPr>
                <w:rFonts w:ascii="Arial" w:hAnsi="Arial" w:cs="Arial"/>
                <w:color w:val="000000"/>
                <w:sz w:val="20"/>
                <w:szCs w:val="20"/>
                <w:lang w:eastAsia="it-IT"/>
              </w:rPr>
              <w:t>Vanno escluse dal trattamento le informazioni relative ai contenuti fruiti mediante il servizio applicativo erogato dall’App (anche in relazione ad eventuali siti esterni referenziati dall’App).</w:t>
            </w:r>
            <w:del w:author="Pernaselci Alessandro" w:date="2025-04-23T10:05:00Z" w:id="176">
              <w:r w:rsidRPr="009C78AB" w:rsidDel="00196C25">
                <w:rPr>
                  <w:rFonts w:ascii="Arial" w:hAnsi="Arial" w:cs="Arial"/>
                  <w:color w:val="000000"/>
                  <w:sz w:val="20"/>
                  <w:szCs w:val="20"/>
                  <w:lang w:eastAsia="it-IT"/>
                </w:rPr>
                <w:delText xml:space="preserve"> </w:delText>
              </w:r>
            </w:del>
          </w:p>
          <w:p w:rsidRPr="00196C25" w:rsidR="0027008E" w:rsidDel="00196C25" w:rsidP="001D5A0D" w:rsidRDefault="0027008E" w14:paraId="312AE62F" w14:textId="77777777">
            <w:pPr>
              <w:numPr>
                <w:ilvl w:val="1"/>
                <w:numId w:val="29"/>
              </w:numPr>
              <w:autoSpaceDE w:val="0"/>
              <w:autoSpaceDN w:val="0"/>
              <w:adjustRightInd w:val="0"/>
              <w:spacing w:before="60" w:after="60"/>
              <w:jc w:val="both"/>
              <w:rPr>
                <w:del w:author="Pernaselci Alessandro" w:date="2025-04-23T10:05:00Z" w:id="177"/>
                <w:rFonts w:ascii="Arial" w:hAnsi="Arial" w:cs="Arial"/>
                <w:color w:val="000000"/>
                <w:sz w:val="20"/>
                <w:szCs w:val="20"/>
                <w:lang w:eastAsia="it-IT"/>
              </w:rPr>
            </w:pPr>
          </w:p>
          <w:p w:rsidRPr="00196C25" w:rsidR="0027008E" w:rsidP="001D5A0D" w:rsidRDefault="0027008E" w14:paraId="55CD5790" w14:textId="77777777">
            <w:pPr>
              <w:numPr>
                <w:ilvl w:val="1"/>
                <w:numId w:val="29"/>
              </w:numPr>
              <w:autoSpaceDE w:val="0"/>
              <w:autoSpaceDN w:val="0"/>
              <w:adjustRightInd w:val="0"/>
              <w:spacing w:before="60" w:after="60"/>
              <w:jc w:val="both"/>
              <w:rPr>
                <w:rFonts w:ascii="Arial" w:hAnsi="Arial" w:cs="Arial"/>
                <w:color w:val="000000"/>
                <w:sz w:val="20"/>
                <w:szCs w:val="20"/>
                <w:lang w:eastAsia="it-IT"/>
              </w:rPr>
              <w:pPrChange w:author="Pernaselci Alessandro" w:date="2025-04-23T10:05:00Z" w:id="178">
                <w:pPr>
                  <w:autoSpaceDE w:val="0"/>
                  <w:autoSpaceDN w:val="0"/>
                  <w:adjustRightInd w:val="0"/>
                </w:pPr>
              </w:pPrChange>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79">
              <w:tcPr>
                <w:tcW w:w="1181" w:type="dxa"/>
                <w:gridSpan w:val="2"/>
                <w:tcBorders>
                  <w:top w:val="single" w:color="auto" w:sz="4" w:space="0"/>
                  <w:left w:val="single" w:color="auto" w:sz="4" w:space="0"/>
                  <w:bottom w:val="single" w:color="auto" w:sz="4" w:space="0"/>
                  <w:right w:val="single" w:color="auto" w:sz="4" w:space="0"/>
                </w:tcBorders>
                <w:shd w:val="clear" w:color="000000" w:fill="FFFFFF"/>
                <w:vAlign w:val="center"/>
              </w:tcPr>
            </w:tcPrChange>
          </w:tcPr>
          <w:p w:rsidRPr="009C78AB" w:rsidR="0027008E" w:rsidP="00500312" w:rsidRDefault="0027008E" w14:paraId="41A51BE2"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Change w:author="Pernaselci Alessandro" w:date="2025-04-23T10:05:00Z" w:id="180">
              <w:tcPr>
                <w:tcW w:w="1150" w:type="dxa"/>
                <w:gridSpan w:val="2"/>
                <w:tcBorders>
                  <w:top w:val="single" w:color="auto" w:sz="4" w:space="0"/>
                  <w:left w:val="single" w:color="auto" w:sz="4" w:space="0"/>
                  <w:bottom w:val="single" w:color="auto" w:sz="4" w:space="0"/>
                  <w:right w:val="single" w:color="auto" w:sz="4" w:space="0"/>
                </w:tcBorders>
                <w:shd w:val="clear" w:color="000000" w:fill="FFFFFF"/>
              </w:tcPr>
            </w:tcPrChange>
          </w:tcPr>
          <w:p w:rsidRPr="009C78AB" w:rsidR="0027008E" w:rsidP="00500312" w:rsidRDefault="0027008E" w14:paraId="762B8E81" w14:textId="77777777">
            <w:pPr>
              <w:jc w:val="center"/>
              <w:rPr>
                <w:rFonts w:ascii="Arial" w:hAnsi="Arial" w:cs="Arial"/>
                <w:sz w:val="20"/>
                <w:szCs w:val="20"/>
              </w:rPr>
            </w:pPr>
          </w:p>
        </w:tc>
      </w:tr>
      <w:tr w:rsidRPr="009C78AB" w:rsidR="0027008E" w:rsidTr="00500312" w14:paraId="37C3891C"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5383421" w14:textId="77777777">
            <w:pPr>
              <w:rPr>
                <w:rFonts w:ascii="Arial" w:hAnsi="Arial" w:cs="Arial"/>
                <w:sz w:val="20"/>
                <w:szCs w:val="20"/>
              </w:rPr>
            </w:pPr>
            <w:r w:rsidRPr="009C78AB">
              <w:rPr>
                <w:rFonts w:ascii="Arial" w:hAnsi="Arial" w:cs="Arial"/>
                <w:sz w:val="20"/>
                <w:szCs w:val="20"/>
              </w:rPr>
              <w:t>Identificatori tecnici e con funzione non tecnica</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1D5A0D" w:rsidRDefault="0027008E" w14:paraId="7834AAA8" w14:textId="5F50D1C3">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xml:space="preserve">L’erogazione di un servizio esplicitamente richiesto dall'utente può rendere opportuno l’utilizzo di identificatori tecnici (strumenti di tracciamento che identificano il </w:t>
            </w:r>
            <w:proofErr w:type="gramStart"/>
            <w:r w:rsidRPr="009C78AB">
              <w:rPr>
                <w:rFonts w:ascii="Arial" w:hAnsi="Arial" w:cs="Arial"/>
                <w:color w:val="000000"/>
                <w:sz w:val="20"/>
                <w:szCs w:val="20"/>
                <w:lang w:eastAsia="it-IT"/>
              </w:rPr>
              <w:t>device</w:t>
            </w:r>
            <w:proofErr w:type="gramEnd"/>
            <w:r w:rsidRPr="009C78AB">
              <w:rPr>
                <w:rFonts w:ascii="Arial" w:hAnsi="Arial" w:cs="Arial"/>
                <w:color w:val="000000"/>
                <w:sz w:val="20"/>
                <w:szCs w:val="20"/>
                <w:lang w:eastAsia="it-IT"/>
              </w:rPr>
              <w:t>) al fine di abilitare il necessario dialogo tra l’App installata sul device utente ed il relativo sistema di back-end. L’utilizzo degli identificatori tecnici non necessita dell’acquisizione di un consenso, ma occorre indicare nell’informativa privacy le caratteristiche ed i tempi di conservazione degli stessi.</w:t>
            </w:r>
          </w:p>
          <w:p w:rsidRPr="009C78AB" w:rsidR="0027008E" w:rsidP="001D5A0D" w:rsidRDefault="0027008E" w14:paraId="1783E040" w14:textId="7777777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L’utilizzo di identificatori con funzione non tecnica (strumenti di tracciamento utilizzati per ricondurre a soggetti determinati, identificati o identificabili, specifiche azioni o schemi di comportamento ricorrenti nell’uso delle funzionalità offerte) non necessita dell’acquisizione di un consenso se utilizzati per produrre statistiche aggregate (</w:t>
            </w:r>
            <w:proofErr w:type="spellStart"/>
            <w:r w:rsidRPr="009C78AB">
              <w:rPr>
                <w:rFonts w:ascii="Arial" w:hAnsi="Arial" w:cs="Arial"/>
                <w:color w:val="000000"/>
                <w:sz w:val="20"/>
                <w:szCs w:val="20"/>
                <w:lang w:eastAsia="it-IT"/>
              </w:rPr>
              <w:t>analytics</w:t>
            </w:r>
            <w:proofErr w:type="spellEnd"/>
            <w:r w:rsidRPr="009C78AB">
              <w:rPr>
                <w:rFonts w:ascii="Arial" w:hAnsi="Arial" w:cs="Arial"/>
                <w:color w:val="000000"/>
                <w:sz w:val="20"/>
                <w:szCs w:val="20"/>
                <w:lang w:eastAsia="it-IT"/>
              </w:rPr>
              <w:t>) ed in relazione ad una sola applicazione mobile.</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393EBC69"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36CED4B9" w14:textId="77777777">
            <w:pPr>
              <w:jc w:val="center"/>
              <w:rPr>
                <w:rFonts w:ascii="Arial" w:hAnsi="Arial" w:cs="Arial"/>
                <w:sz w:val="20"/>
                <w:szCs w:val="20"/>
              </w:rPr>
            </w:pPr>
          </w:p>
        </w:tc>
      </w:tr>
      <w:tr w:rsidRPr="009C78AB" w:rsidR="0027008E" w:rsidTr="00500312" w14:paraId="2C0DF79E"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636FD116" w14:textId="77777777">
            <w:pPr>
              <w:rPr>
                <w:rFonts w:ascii="Arial" w:hAnsi="Arial" w:cs="Arial"/>
                <w:sz w:val="20"/>
                <w:szCs w:val="20"/>
              </w:rPr>
            </w:pPr>
            <w:r w:rsidRPr="009C78AB">
              <w:rPr>
                <w:rFonts w:ascii="Arial" w:hAnsi="Arial" w:cs="Arial"/>
                <w:sz w:val="20"/>
                <w:szCs w:val="20"/>
              </w:rPr>
              <w:t>Vincoli per App che erogano servizi di Social Network</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1D5A0D" w:rsidRDefault="0027008E" w14:paraId="53B511A2" w14:textId="3A8C1B7A">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In generale, le App che offrono servizi di social network devono mettere a disposizione dell’utente funzionalità di controllo puntuale del proprio profilo personale. Per tale motivo, occorre esporre all'utente in modo chiaro, sia in fase di registrazione, sia successivamente, i seguenti elementi:</w:t>
            </w:r>
          </w:p>
          <w:p w:rsidRPr="009C78AB" w:rsidR="0027008E" w:rsidP="001D5A0D" w:rsidRDefault="0027008E" w14:paraId="6472491E" w14:textId="2C06F7E8">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come l’utente può cambiare le impostazioni di default in relazione alle logiche di pubblicazione dei dati personali;</w:t>
            </w:r>
          </w:p>
          <w:p w:rsidRPr="009C78AB" w:rsidR="0027008E" w:rsidP="001D5A0D" w:rsidRDefault="0027008E" w14:paraId="0F6BF8DD" w14:textId="226137EE">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con quali modalità possono essere selezionati i dati che l’utente intende rendere pubblici o visibili solamente a soggetti autorizzati o ad un gruppo limitato di utenti;</w:t>
            </w:r>
          </w:p>
          <w:p w:rsidRPr="009C78AB" w:rsidR="0027008E" w:rsidP="001D5A0D" w:rsidRDefault="0027008E" w14:paraId="24CEEBB1" w14:textId="7FB4D99D">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quali informazioni personali possono figurare tra i risultati delle ricerche degli utenti del social network e quali informazioni sono esposte su web.</w:t>
            </w:r>
          </w:p>
          <w:p w:rsidRPr="009C78AB" w:rsidR="0027008E" w:rsidP="001D5A0D" w:rsidRDefault="0027008E" w14:paraId="3134A1B2" w14:textId="7777777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Se l’App permette la registrazione ad un social network di terze parti non deve associare di default al profilo pubblico dell'utente tutte le informazioni personali inserite in fase di sottoscrizione, a meno che l'utente non abbia autorizzato questa azione.</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4B2BEC93"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6F1FA51B" w14:textId="77777777">
            <w:pPr>
              <w:jc w:val="center"/>
              <w:rPr>
                <w:rFonts w:ascii="Arial" w:hAnsi="Arial" w:cs="Arial"/>
                <w:sz w:val="20"/>
                <w:szCs w:val="20"/>
              </w:rPr>
            </w:pPr>
          </w:p>
        </w:tc>
      </w:tr>
      <w:tr w:rsidRPr="009C78AB" w:rsidR="0027008E" w:rsidTr="00500312" w14:paraId="51056AE3"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EE13726" w14:textId="77777777">
            <w:pPr>
              <w:rPr>
                <w:rFonts w:ascii="Arial" w:hAnsi="Arial" w:cs="Arial"/>
                <w:sz w:val="20"/>
                <w:szCs w:val="20"/>
              </w:rPr>
            </w:pPr>
            <w:r w:rsidRPr="009C78AB">
              <w:rPr>
                <w:rFonts w:ascii="Arial" w:hAnsi="Arial" w:cs="Arial"/>
                <w:sz w:val="20"/>
                <w:szCs w:val="20"/>
              </w:rPr>
              <w:t>Vincoli per le App rivolte a specifiche categorie di utenti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1D5A0D" w:rsidRDefault="0027008E" w14:paraId="110D82FA" w14:textId="7777777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sz w:val="20"/>
                <w:szCs w:val="20"/>
              </w:rPr>
              <w:t xml:space="preserve">Per le App che erogano servizi destinati esplicitamente ai minori, è vietato perseguire finalità ulteriori (es. marketing e profilazione), trattare dati di localizzazione o dati particolari, comunicare i dati personali a terzi titolari autonomi, acquisire qualsiasi dato personale dei membri della famiglia presenti sul terminale (ad esempio il nome dei genitori). I documenti di Termini e condizioni </w:t>
            </w:r>
            <w:r w:rsidRPr="009C78AB">
              <w:rPr>
                <w:rFonts w:ascii="Arial" w:hAnsi="Arial" w:cs="Arial"/>
                <w:sz w:val="20"/>
                <w:szCs w:val="20"/>
              </w:rPr>
              <w:t>di servizio e l’Informativa Privacy devono fornire informazioni chiare relativamente ai contenuti e ai dati trattati, e dichiarare a quale fascia di età l’applicazione è rivolta (es. classificazione PEGI delle forme di intrattenimento multimediali). Se l’App è destinata esclusivamente ad un pubblico adulto (es. scommesse, giochi on line), il documento di termini e condizioni di servizio deve riportare esplicitamente tale evenienza. L’App deve prevedere inoltre un meccanismo per proteggere l’accesso ai contenuti destinati agli adulti tramite l’inserimento di PIN o password, assegnato all’utente in seguito alla verifica della maggiore età.</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4E665FF3"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487BD0C8" w14:textId="77777777">
            <w:pPr>
              <w:jc w:val="center"/>
              <w:rPr>
                <w:rFonts w:ascii="Arial" w:hAnsi="Arial" w:cs="Arial"/>
                <w:sz w:val="20"/>
                <w:szCs w:val="20"/>
              </w:rPr>
            </w:pPr>
          </w:p>
        </w:tc>
      </w:tr>
      <w:tr w:rsidRPr="009C78AB" w:rsidR="0027008E" w:rsidTr="00500312" w14:paraId="5DDD0F87"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7E26553" w14:textId="77777777">
            <w:pPr>
              <w:rPr>
                <w:rFonts w:ascii="Arial" w:hAnsi="Arial" w:cs="Arial"/>
                <w:sz w:val="20"/>
                <w:szCs w:val="20"/>
              </w:rPr>
            </w:pPr>
            <w:r w:rsidRPr="009C78AB">
              <w:rPr>
                <w:rFonts w:ascii="Arial" w:hAnsi="Arial" w:cs="Arial"/>
                <w:sz w:val="20"/>
                <w:szCs w:val="20"/>
              </w:rPr>
              <w:t>Vincoli per funzionalità di acquisto in App</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1D5A0D" w:rsidRDefault="0027008E" w14:paraId="2355F958" w14:textId="580D5305">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xml:space="preserve">Le App che offrono la possibilità di perfezionare l’acquisto di contenuti, prodotti o servizi (c.d. in-App </w:t>
            </w:r>
            <w:proofErr w:type="spellStart"/>
            <w:r w:rsidRPr="009C78AB">
              <w:rPr>
                <w:rFonts w:ascii="Arial" w:hAnsi="Arial" w:cs="Arial"/>
                <w:color w:val="000000"/>
                <w:sz w:val="20"/>
                <w:szCs w:val="20"/>
                <w:lang w:eastAsia="it-IT"/>
              </w:rPr>
              <w:t>Purchase</w:t>
            </w:r>
            <w:proofErr w:type="spellEnd"/>
            <w:r w:rsidRPr="009C78AB">
              <w:rPr>
                <w:rFonts w:ascii="Arial" w:hAnsi="Arial" w:cs="Arial"/>
                <w:color w:val="000000"/>
                <w:sz w:val="20"/>
                <w:szCs w:val="20"/>
                <w:lang w:eastAsia="it-IT"/>
              </w:rPr>
              <w:t>) devono presentare all’acquirente una specifica e dedicata Landing Page contenente il seguente insieme di informazioni:</w:t>
            </w:r>
          </w:p>
          <w:p w:rsidRPr="009C78AB" w:rsidR="0027008E" w:rsidP="001D5A0D" w:rsidRDefault="0027008E" w14:paraId="344B76CB" w14:textId="7777777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xml:space="preserve">• il costo del prodotto o servizio e le relative modalità di addebito; </w:t>
            </w:r>
          </w:p>
          <w:p w:rsidRPr="009C78AB" w:rsidR="0027008E" w:rsidP="001D5A0D" w:rsidRDefault="0027008E" w14:paraId="4E190AB5" w14:textId="1236D1BE">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l’indicazione che, proseguendo nell’acquisto, il Cliente dichiara di essere maggiorenne;</w:t>
            </w:r>
          </w:p>
          <w:p w:rsidRPr="009C78AB" w:rsidR="0027008E" w:rsidP="001D5A0D" w:rsidRDefault="0027008E" w14:paraId="31BCAE1A" w14:textId="5C19213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il numero telefonico su cui verrà effettuato l’addebito (in caso di pagamento attraverso il credito telefonico);</w:t>
            </w:r>
          </w:p>
          <w:p w:rsidRPr="009C78AB" w:rsidR="0027008E" w:rsidP="001D5A0D" w:rsidRDefault="0027008E" w14:paraId="2E6FE7F3" w14:textId="4B1C27DA">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il documento di termini e condizioni contrattuali (sempre richiamabile) del prodotto/servizio oggetto di acquisto che deve essere esplicitamente accettato dall’acquirente;</w:t>
            </w:r>
          </w:p>
          <w:p w:rsidRPr="009C78AB" w:rsidR="0027008E" w:rsidP="001D5A0D" w:rsidRDefault="0027008E" w14:paraId="16221A37" w14:textId="1231AD1E">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l’informativa privacy (sempre richiamabile) relativa al prodotto/servizio oggetto di acquisto, di cui deve essere acquisita la presa visione da parte dell’acquirente contestualmente ai consensi, in caso di trattamenti per finalità ulteriori;</w:t>
            </w:r>
          </w:p>
          <w:p w:rsidRPr="009C78AB" w:rsidR="0027008E" w:rsidP="001D5A0D" w:rsidRDefault="0027008E" w14:paraId="021949F0" w14:textId="53D7D5A7">
            <w:pPr>
              <w:autoSpaceDE w:val="0"/>
              <w:autoSpaceDN w:val="0"/>
              <w:adjustRightInd w:val="0"/>
              <w:spacing w:before="60" w:after="60"/>
              <w:jc w:val="both"/>
              <w:rPr>
                <w:rFonts w:ascii="Arial" w:hAnsi="Arial" w:cs="Arial"/>
                <w:color w:val="000000"/>
                <w:sz w:val="20"/>
                <w:szCs w:val="20"/>
                <w:lang w:eastAsia="it-IT"/>
              </w:rPr>
            </w:pPr>
            <w:r w:rsidRPr="009C78AB">
              <w:rPr>
                <w:rFonts w:ascii="Arial" w:hAnsi="Arial" w:cs="Arial"/>
                <w:color w:val="000000"/>
                <w:sz w:val="20"/>
                <w:szCs w:val="20"/>
                <w:lang w:eastAsia="it-IT"/>
              </w:rPr>
              <w:t>• un’area di attivazione chiaramente identificabile, con un tasto “ABBONATI” o “ACQUISTA” e l’indicazione del prezzo che autorizza la transazione.</w:t>
            </w:r>
          </w:p>
          <w:p w:rsidRPr="009C78AB" w:rsidR="0027008E" w:rsidP="001D5A0D" w:rsidRDefault="0027008E" w14:paraId="1F362E9E" w14:textId="77777777">
            <w:pPr>
              <w:autoSpaceDE w:val="0"/>
              <w:autoSpaceDN w:val="0"/>
              <w:adjustRightInd w:val="0"/>
              <w:spacing w:before="60" w:after="60"/>
              <w:jc w:val="both"/>
              <w:rPr>
                <w:rFonts w:ascii="Arial" w:hAnsi="Arial" w:cs="Arial"/>
                <w:sz w:val="20"/>
                <w:szCs w:val="20"/>
              </w:rPr>
            </w:pPr>
            <w:r w:rsidRPr="009C78AB">
              <w:rPr>
                <w:rFonts w:ascii="Arial" w:hAnsi="Arial" w:cs="Arial"/>
                <w:color w:val="000000"/>
                <w:sz w:val="20"/>
                <w:szCs w:val="20"/>
                <w:lang w:eastAsia="it-IT"/>
              </w:rPr>
              <w:t>I requisiti applicabili alla Landing Page fanno riferimento alla versione aggiornata del Codice di condotta per l’offerta di Servizi Premium (CASP).</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7CA7203D" w14:textId="77777777">
            <w:pPr>
              <w:jc w:val="cente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500312" w:rsidRDefault="0027008E" w14:paraId="328CC7E3" w14:textId="77777777">
            <w:pPr>
              <w:jc w:val="center"/>
              <w:rPr>
                <w:rFonts w:ascii="Arial" w:hAnsi="Arial" w:cs="Arial"/>
                <w:sz w:val="20"/>
                <w:szCs w:val="20"/>
              </w:rPr>
            </w:pPr>
          </w:p>
        </w:tc>
      </w:tr>
      <w:bookmarkEnd w:id="128"/>
    </w:tbl>
    <w:p w:rsidRPr="00500312" w:rsidR="00863D9C" w:rsidP="00500312" w:rsidRDefault="00863D9C" w14:paraId="359CE483" w14:textId="77777777">
      <w:pPr>
        <w:spacing w:before="120" w:after="60"/>
        <w:jc w:val="both"/>
        <w:rPr>
          <w:rFonts w:ascii="Arial" w:hAnsi="Arial"/>
          <w:bCs/>
          <w:sz w:val="20"/>
          <w:szCs w:val="20"/>
          <w:u w:val="single"/>
          <w:lang w:eastAsia="it-IT"/>
        </w:rPr>
      </w:pPr>
    </w:p>
    <w:p w:rsidRPr="0007260A" w:rsidR="00863D9C" w:rsidP="00500312" w:rsidRDefault="00A7024A" w14:paraId="5EF73E6B" w14:textId="70F09C19">
      <w:pPr>
        <w:pStyle w:val="Corpotesto"/>
        <w:pageBreakBefore/>
        <w:numPr>
          <w:ilvl w:val="1"/>
          <w:numId w:val="9"/>
        </w:numPr>
        <w:ind w:left="788" w:hanging="431"/>
        <w:outlineLvl w:val="2"/>
        <w:rPr>
          <w:b/>
        </w:rPr>
      </w:pPr>
      <w:bookmarkStart w:name="_Ref149038604" w:id="181"/>
      <w:bookmarkStart w:name="_Ref156225409" w:id="182"/>
      <w:bookmarkStart w:name="_Hlk156225540" w:id="183"/>
      <w:r>
        <w:rPr>
          <w:b/>
        </w:rPr>
        <w:t>T</w:t>
      </w:r>
      <w:r w:rsidR="00EB258A">
        <w:rPr>
          <w:b/>
        </w:rPr>
        <w:t>rasferimento di</w:t>
      </w:r>
      <w:r w:rsidRPr="0007260A" w:rsidR="00863D9C">
        <w:rPr>
          <w:b/>
        </w:rPr>
        <w:t xml:space="preserve"> dati personali verso Paesi extra Ue/See senza un adeguato livello di protezione </w:t>
      </w:r>
      <w:bookmarkEnd w:id="181"/>
      <w:r w:rsidRPr="004C3D3E" w:rsidR="00863D9C">
        <w:rPr>
          <w:b/>
          <w:highlight w:val="yellow"/>
        </w:rPr>
        <w:t xml:space="preserve">(eliminare se non </w:t>
      </w:r>
      <w:r>
        <w:rPr>
          <w:b/>
          <w:highlight w:val="yellow"/>
        </w:rPr>
        <w:t>applicabile</w:t>
      </w:r>
      <w:r w:rsidRPr="004C3D3E" w:rsidR="00863D9C">
        <w:rPr>
          <w:b/>
          <w:highlight w:val="yellow"/>
        </w:rPr>
        <w:t>)</w:t>
      </w:r>
      <w:bookmarkEnd w:id="182"/>
    </w:p>
    <w:bookmarkEnd w:id="183"/>
    <w:p w:rsidRPr="00500312" w:rsidR="00863D9C" w:rsidP="00500312" w:rsidRDefault="00863D9C" w14:paraId="4E227DFD" w14:textId="77777777">
      <w:pPr>
        <w:spacing w:before="120" w:after="60"/>
        <w:jc w:val="both"/>
        <w:rPr>
          <w:rFonts w:ascii="Arial" w:hAnsi="Arial"/>
          <w:bCs/>
          <w:sz w:val="20"/>
          <w:szCs w:val="20"/>
          <w:u w:val="single"/>
          <w:lang w:eastAsia="it-IT"/>
        </w:rPr>
      </w:pPr>
    </w:p>
    <w:p w:rsidRPr="00474A1B" w:rsidR="00863D9C" w:rsidRDefault="00863D9C" w14:paraId="1C483B10" w14:textId="77777777">
      <w:pPr>
        <w:pStyle w:val="Paragrafoelenco"/>
        <w:numPr>
          <w:ilvl w:val="0"/>
          <w:numId w:val="17"/>
        </w:numPr>
        <w:spacing w:before="120" w:after="120" w:line="240" w:lineRule="auto"/>
        <w:ind w:left="426" w:hanging="426"/>
        <w:contextualSpacing w:val="0"/>
        <w:jc w:val="both"/>
        <w:rPr>
          <w:rFonts w:ascii="Arial" w:hAnsi="Arial" w:cs="Arial"/>
          <w:sz w:val="20"/>
          <w:szCs w:val="20"/>
        </w:rPr>
      </w:pPr>
      <w:r w:rsidRPr="00474A1B">
        <w:rPr>
          <w:rFonts w:ascii="Arial" w:hAnsi="Arial" w:cs="Arial"/>
          <w:sz w:val="20"/>
          <w:szCs w:val="20"/>
        </w:rPr>
        <w:t xml:space="preserve">Qualora sia autorizzato da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il trasferimento di dati personali verso Paesi extra Ue/See senza un adeguato livello di protezione dei dati personali</w:t>
      </w:r>
      <w:r w:rsidRPr="00474A1B">
        <w:rPr>
          <w:rFonts w:ascii="Arial" w:hAnsi="Arial" w:cs="Arial"/>
          <w:i/>
          <w:iCs/>
          <w:sz w:val="20"/>
          <w:szCs w:val="20"/>
        </w:rPr>
        <w:t xml:space="preserve"> </w:t>
      </w:r>
      <w:r w:rsidRPr="00474A1B">
        <w:rPr>
          <w:rFonts w:ascii="Arial" w:hAnsi="Arial" w:cs="Arial"/>
          <w:sz w:val="20"/>
          <w:szCs w:val="20"/>
        </w:rPr>
        <w:t>(d’ora in avanti, congiuntamente, “Paese Terzo”), effettuato dal …</w:t>
      </w:r>
      <w:r w:rsidRPr="00474A1B">
        <w:rPr>
          <w:rFonts w:ascii="Arial" w:hAnsi="Arial" w:cs="Arial"/>
          <w:b/>
          <w:bCs/>
          <w:i/>
          <w:iCs/>
          <w:sz w:val="20"/>
          <w:szCs w:val="20"/>
        </w:rPr>
        <w:t xml:space="preserve"> (inserire come definito nel Contratto, “Responsabile”, “Sub-Responsabile”, ecc.) </w:t>
      </w:r>
      <w:r w:rsidRPr="00474A1B">
        <w:rPr>
          <w:rFonts w:ascii="Arial" w:hAnsi="Arial" w:cs="Arial"/>
          <w:sz w:val="20"/>
          <w:szCs w:val="20"/>
        </w:rPr>
        <w:t>e/o da suoi sub responsabili (d’ora in avanti, congiuntamente “Importatore”), devono essere adottate le seguenti misure supplementari:</w:t>
      </w:r>
    </w:p>
    <w:p w:rsidRPr="00474A1B" w:rsidR="00863D9C" w:rsidRDefault="00863D9C" w14:paraId="1A0E9AB9"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dichiara di non aver creato intenzionalmente backdoor o programmi simili non richiesti dalle leggi del Paese Terzo che potrebbero essere utilizzati per accedere ai dati personali del Titolare e che la legge nazionale o la politica governativa del Paese Terzo non impone la creazione o il mantenimento di backdoor o di agevolare l'accesso ai propri sistemi e ai dati personali da parte di autorità pubbliche;</w:t>
      </w:r>
    </w:p>
    <w:p w:rsidRPr="00474A1B" w:rsidR="00863D9C" w:rsidRDefault="00863D9C" w14:paraId="3D5270BE"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fornisce tempestivamente a …. </w:t>
      </w:r>
      <w:r w:rsidRPr="00474A1B">
        <w:rPr>
          <w:rFonts w:ascii="Arial" w:hAnsi="Arial" w:cs="Arial"/>
          <w:b/>
          <w:bCs/>
          <w:i/>
          <w:iCs/>
          <w:sz w:val="20"/>
          <w:szCs w:val="20"/>
        </w:rPr>
        <w:t>(indicare la Società del Gruppo)</w:t>
      </w:r>
      <w:r w:rsidRPr="00474A1B">
        <w:rPr>
          <w:rFonts w:ascii="Arial" w:hAnsi="Arial" w:cs="Arial"/>
          <w:sz w:val="20"/>
          <w:szCs w:val="20"/>
        </w:rPr>
        <w:t>,</w:t>
      </w:r>
      <w:r w:rsidRPr="00474A1B">
        <w:rPr>
          <w:rFonts w:ascii="Arial" w:hAnsi="Arial" w:cs="Arial"/>
          <w:b/>
          <w:bCs/>
          <w:sz w:val="20"/>
          <w:szCs w:val="20"/>
        </w:rPr>
        <w:t xml:space="preserve"> </w:t>
      </w:r>
      <w:r w:rsidRPr="00474A1B">
        <w:rPr>
          <w:rFonts w:ascii="Arial" w:hAnsi="Arial" w:cs="Arial"/>
          <w:sz w:val="20"/>
          <w:szCs w:val="20"/>
        </w:rPr>
        <w:t>qualsiasi informazione inerente all’esistenza di richieste di accesso da parte delle autorità pubbliche del Paese Terzo nello stesso settore relativo ai Servizi oggetto del Contratto;</w:t>
      </w:r>
    </w:p>
    <w:p w:rsidRPr="00474A1B" w:rsidR="00863D9C" w:rsidRDefault="00863D9C" w14:paraId="1EBBF215"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informa tempestivamente a …. </w:t>
      </w:r>
      <w:r w:rsidRPr="00474A1B">
        <w:rPr>
          <w:rFonts w:ascii="Arial" w:hAnsi="Arial" w:cs="Arial"/>
          <w:b/>
          <w:bCs/>
          <w:i/>
          <w:iCs/>
          <w:sz w:val="20"/>
          <w:szCs w:val="20"/>
        </w:rPr>
        <w:t>(indicare la Società del Gruppo)</w:t>
      </w:r>
      <w:r w:rsidRPr="00474A1B">
        <w:rPr>
          <w:rFonts w:ascii="Arial" w:hAnsi="Arial" w:cs="Arial"/>
          <w:sz w:val="20"/>
          <w:szCs w:val="20"/>
        </w:rPr>
        <w:t xml:space="preserve">, e comunque entro 24 ore da quando ne è venuto a conoscenza, di qualsiasi accesso o richiesta di accesso da parte di autorità pubbliche del Paese Terzo ai dati personali trattati nell’ambito del Contratto, qualora consentito dalla legge del Paese Terzo; </w:t>
      </w:r>
    </w:p>
    <w:p w:rsidRPr="00474A1B" w:rsidR="00863D9C" w:rsidRDefault="00863D9C" w14:paraId="2B42C6ED"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dichiara di aver verificato che la legge e le pratiche del Paese Terzo applicabili al trattamento dei dati personali, compresi eventuali obblighi di divulgazione dei dati personali o misure che autorizzano l'accesso da parte di autorità pubbliche, non possono impedire all'Importatore di adempiere ai propri obblighi previsti dal Contratto in materia di trattamento di dati personali;</w:t>
      </w:r>
    </w:p>
    <w:p w:rsidRPr="00474A1B" w:rsidR="00863D9C" w:rsidRDefault="00863D9C" w14:paraId="3BD64DE3"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informa tempestivamente …. </w:t>
      </w:r>
      <w:r w:rsidRPr="00474A1B">
        <w:rPr>
          <w:rFonts w:ascii="Arial" w:hAnsi="Arial" w:cs="Arial"/>
          <w:b/>
          <w:bCs/>
          <w:i/>
          <w:iCs/>
          <w:sz w:val="20"/>
          <w:szCs w:val="20"/>
        </w:rPr>
        <w:t>(indicare la Società del Gruppo),</w:t>
      </w:r>
      <w:r w:rsidRPr="00474A1B">
        <w:rPr>
          <w:rFonts w:ascii="Arial" w:hAnsi="Arial" w:cs="Arial"/>
          <w:sz w:val="20"/>
          <w:szCs w:val="20"/>
        </w:rPr>
        <w:t xml:space="preserve"> in caso ritiene che la normativa (inclusi gli eventuali successivi aggiornamenti) del Paese Terzo dove vengono trasferiti i dati personali del Titolare, viola le garanzie previste dal Contratto in materia di trattamento di dati personali. In tal caso l’Importatore, su richiesta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si impegna a non effettuare ulteriori trasferimenti di dati personali all'interno del Paese Terzo o a sospendere i trasferimenti in corso, qualora nel Paese Terzo non possa essere garantito un livello di protezione dei dati personali equivalente a quello garantito all'interno della Ue/See;</w:t>
      </w:r>
    </w:p>
    <w:p w:rsidRPr="00474A1B" w:rsidR="00863D9C" w:rsidRDefault="00863D9C" w14:paraId="2776C480" w14:textId="77777777">
      <w:pPr>
        <w:pStyle w:val="Paragrafoelenco"/>
        <w:numPr>
          <w:ilvl w:val="0"/>
          <w:numId w:val="18"/>
        </w:numPr>
        <w:spacing w:before="120" w:after="120" w:line="240" w:lineRule="auto"/>
        <w:ind w:left="992" w:hanging="425"/>
        <w:contextualSpacing w:val="0"/>
        <w:jc w:val="both"/>
        <w:rPr>
          <w:rFonts w:ascii="Arial" w:hAnsi="Arial" w:cs="Arial"/>
          <w:sz w:val="20"/>
          <w:szCs w:val="20"/>
        </w:rPr>
      </w:pPr>
      <w:r w:rsidRPr="00474A1B">
        <w:rPr>
          <w:rFonts w:ascii="Arial" w:hAnsi="Arial" w:cs="Arial"/>
          <w:sz w:val="20"/>
          <w:szCs w:val="20"/>
        </w:rPr>
        <w:t xml:space="preserve">l’Importatore assiste ragionevolmente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e gli interessati nell'esercizio dei propri diritti nel Paese Terzo;</w:t>
      </w:r>
    </w:p>
    <w:p w:rsidRPr="00474A1B" w:rsidR="00863D9C" w:rsidRDefault="00863D9C" w14:paraId="125D1D79"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(i) adotta politiche aziendali che prevedono una chiara attribuzione delle responsabilità per i trasferimenti internazionali di dati personali, adottando procedure operative che prevedono il coinvolgimento del responsabile della protezione dei dati, se esistente, e dei servizi legali e di compliance aziendali su questioni relative ai trasferimenti internazionali di dati personali e per i casi di richieste di accesso ai dati da parte delle autorità pubbliche del Paese Terzo; (ii) prevede una formazione specifica, aggiornata </w:t>
      </w:r>
      <w:r w:rsidRPr="00474A1B">
        <w:rPr>
          <w:rFonts w:ascii="Arial" w:hAnsi="Arial" w:cs="Arial"/>
          <w:sz w:val="20"/>
          <w:szCs w:val="20"/>
        </w:rPr>
        <w:t>periodicamente, per il personale incaricato di gestire le richieste di accesso ai dati personali da parte delle autorità pubbliche del Paese Terzo;</w:t>
      </w:r>
    </w:p>
    <w:p w:rsidRPr="00474A1B" w:rsidR="00863D9C" w:rsidRDefault="00863D9C" w14:paraId="19405C90"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registra ogni richiesta di accesso ricevuta dalle autorità pubbliche del Paese Terzo e la risposta fornita, insieme alla motivazione giuridica e ai soggetti coinvolti;</w:t>
      </w:r>
    </w:p>
    <w:p w:rsidRPr="00474A1B" w:rsidR="00863D9C" w:rsidRDefault="00863D9C" w14:paraId="552BBD3A"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deve adottare rigorose policy in materia di sicurezza e riservatezza dei dati personali, basate su certificazioni o codici di condotta dell'UE o su standard internazionali (ad esempio norme ISO) e/o sulle migliori prassi (ad esempio ENISA), tenendo conto dello stato dell'arte, dei possibili rischi e delle categorie di dati personali trattati;</w:t>
      </w:r>
    </w:p>
    <w:p w:rsidRPr="00474A1B" w:rsidR="00863D9C" w:rsidRDefault="00863D9C" w14:paraId="0A074DC3"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si impegna a revisionare periodicamente l'adeguatezza delle misure supplementari attuate per identificare/attuare soluzioni aggiuntive o alternative, se necessario, per garantire il mantenimento di un livello di protezione dei dati personali trasferiti sostanzialmente equivalente a quello garantito dalla normativa per la protezione dei dati personali applicabile;</w:t>
      </w:r>
    </w:p>
    <w:p w:rsidRPr="00474A1B" w:rsidR="00863D9C" w:rsidRDefault="00863D9C" w14:paraId="553EF6B3"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bookmarkStart w:name="_Hlk97652660" w:id="184"/>
      <w:r w:rsidRPr="00474A1B">
        <w:rPr>
          <w:rFonts w:ascii="Arial" w:hAnsi="Arial" w:cs="Arial"/>
          <w:sz w:val="20"/>
          <w:szCs w:val="20"/>
        </w:rPr>
        <w:t>l’Importatore si impegna a verificare la legalità di qualsiasi richiesta di accesso ai dati da parte delle autorità pubbliche del Paese Terzo e di contestarla qualora ritenga che sussistono fondati motivi per ritenere che essa sia illegittima a norma della legislazione del Paese Terzo</w:t>
      </w:r>
      <w:bookmarkEnd w:id="184"/>
      <w:r w:rsidRPr="00474A1B">
        <w:rPr>
          <w:rFonts w:ascii="Arial" w:hAnsi="Arial" w:cs="Arial"/>
          <w:sz w:val="20"/>
          <w:szCs w:val="20"/>
        </w:rPr>
        <w:t xml:space="preserve">; </w:t>
      </w:r>
    </w:p>
    <w:p w:rsidRPr="00474A1B" w:rsidR="00863D9C" w:rsidRDefault="00863D9C" w14:paraId="6B8B0817"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consente a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di condurre verifiche o ispezioni sui sistemi dell'Importatore in cui viene effettuato il trattamento dei dati, in loco e/o da remoto (compresi i controlli sui registri dei dati e su eventuali ulteriori sub responsabili).</w:t>
      </w:r>
    </w:p>
    <w:p w:rsidRPr="00474A1B" w:rsidR="00863D9C" w:rsidRDefault="00863D9C" w14:paraId="4FC25D1B"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deve utilizzare servizi e tecnologie di trasferimento dei dati su canali di comunicazione elettronica che adottino metodi di crittografia end-to-end, possibilmente standard e adeguati allo stato dell’arte.</w:t>
      </w:r>
    </w:p>
    <w:p w:rsidRPr="00474A1B" w:rsidR="00863D9C" w:rsidRDefault="00863D9C" w14:paraId="6E7AAD4C"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deve adottare tecniche di </w:t>
      </w:r>
      <w:proofErr w:type="spellStart"/>
      <w:r w:rsidRPr="00474A1B">
        <w:rPr>
          <w:rFonts w:ascii="Arial" w:hAnsi="Arial" w:cs="Arial"/>
          <w:sz w:val="20"/>
          <w:szCs w:val="20"/>
        </w:rPr>
        <w:t>pseudonimizzazione</w:t>
      </w:r>
      <w:proofErr w:type="spellEnd"/>
      <w:r w:rsidRPr="00474A1B">
        <w:rPr>
          <w:rFonts w:ascii="Arial" w:hAnsi="Arial" w:cs="Arial"/>
          <w:sz w:val="20"/>
          <w:szCs w:val="20"/>
        </w:rPr>
        <w:t xml:space="preserve"> o adeguate misure e/o tecniche di cifratura dei dati. Inoltre, deve adottare le misure necessarie per garantire:</w:t>
      </w:r>
    </w:p>
    <w:p w:rsidRPr="00474A1B" w:rsidR="00863D9C" w:rsidRDefault="00863D9C" w14:paraId="73572A4D" w14:textId="77777777">
      <w:pPr>
        <w:pStyle w:val="Paragrafoelenco"/>
        <w:numPr>
          <w:ilvl w:val="0"/>
          <w:numId w:val="19"/>
        </w:numPr>
        <w:spacing w:before="120" w:after="120" w:line="240" w:lineRule="auto"/>
        <w:ind w:left="1418" w:hanging="425"/>
        <w:contextualSpacing w:val="0"/>
        <w:jc w:val="both"/>
        <w:rPr>
          <w:rFonts w:ascii="Arial" w:hAnsi="Arial" w:cs="Arial"/>
          <w:sz w:val="20"/>
          <w:szCs w:val="20"/>
        </w:rPr>
      </w:pPr>
      <w:r w:rsidRPr="00474A1B">
        <w:rPr>
          <w:rFonts w:ascii="Arial" w:hAnsi="Arial" w:cs="Arial"/>
          <w:sz w:val="20"/>
          <w:szCs w:val="20"/>
        </w:rPr>
        <w:t xml:space="preserve">la </w:t>
      </w:r>
      <w:r w:rsidRPr="00474A1B">
        <w:rPr>
          <w:rFonts w:ascii="Arial" w:hAnsi="Arial" w:cs="Arial"/>
          <w:i/>
          <w:iCs/>
          <w:sz w:val="20"/>
          <w:szCs w:val="20"/>
        </w:rPr>
        <w:t>Crittografia dei dati in-</w:t>
      </w:r>
      <w:proofErr w:type="spellStart"/>
      <w:r w:rsidRPr="00474A1B">
        <w:rPr>
          <w:rFonts w:ascii="Arial" w:hAnsi="Arial" w:cs="Arial"/>
          <w:i/>
          <w:iCs/>
          <w:sz w:val="20"/>
          <w:szCs w:val="20"/>
        </w:rPr>
        <w:t>transit</w:t>
      </w:r>
      <w:proofErr w:type="spellEnd"/>
      <w:r w:rsidRPr="00474A1B">
        <w:rPr>
          <w:rFonts w:ascii="Arial" w:hAnsi="Arial" w:cs="Arial"/>
          <w:sz w:val="20"/>
          <w:szCs w:val="20"/>
        </w:rPr>
        <w:t>, attraverso l’utilizzo di forti standard di crittografia per la trasmissione dei dati (es. TLS), nonché di connessioni sicure;</w:t>
      </w:r>
    </w:p>
    <w:p w:rsidRPr="00474A1B" w:rsidR="00863D9C" w:rsidRDefault="00863D9C" w14:paraId="71FEC92D" w14:textId="77777777">
      <w:pPr>
        <w:pStyle w:val="Paragrafoelenco"/>
        <w:numPr>
          <w:ilvl w:val="0"/>
          <w:numId w:val="19"/>
        </w:numPr>
        <w:spacing w:before="120" w:after="120" w:line="240" w:lineRule="auto"/>
        <w:ind w:left="1418" w:hanging="425"/>
        <w:contextualSpacing w:val="0"/>
        <w:jc w:val="both"/>
        <w:rPr>
          <w:rFonts w:ascii="Arial" w:hAnsi="Arial" w:cs="Arial"/>
          <w:sz w:val="20"/>
          <w:szCs w:val="20"/>
        </w:rPr>
      </w:pPr>
      <w:r w:rsidRPr="00474A1B">
        <w:rPr>
          <w:rFonts w:ascii="Arial" w:hAnsi="Arial" w:cs="Arial"/>
          <w:sz w:val="20"/>
          <w:szCs w:val="20"/>
        </w:rPr>
        <w:t xml:space="preserve">la </w:t>
      </w:r>
      <w:r w:rsidRPr="00474A1B">
        <w:rPr>
          <w:rFonts w:ascii="Arial" w:hAnsi="Arial" w:cs="Arial"/>
          <w:i/>
          <w:iCs/>
          <w:sz w:val="20"/>
          <w:szCs w:val="20"/>
        </w:rPr>
        <w:t xml:space="preserve">Crittografia dei dati </w:t>
      </w:r>
      <w:proofErr w:type="spellStart"/>
      <w:r w:rsidRPr="00474A1B">
        <w:rPr>
          <w:rFonts w:ascii="Arial" w:hAnsi="Arial" w:cs="Arial"/>
          <w:i/>
          <w:iCs/>
          <w:sz w:val="20"/>
          <w:szCs w:val="20"/>
        </w:rPr>
        <w:t>at-rest</w:t>
      </w:r>
      <w:proofErr w:type="spellEnd"/>
      <w:r w:rsidRPr="00474A1B">
        <w:rPr>
          <w:rFonts w:ascii="Arial" w:hAnsi="Arial" w:cs="Arial"/>
          <w:i/>
          <w:iCs/>
          <w:sz w:val="20"/>
          <w:szCs w:val="20"/>
        </w:rPr>
        <w:t>,</w:t>
      </w:r>
      <w:r w:rsidRPr="00474A1B">
        <w:rPr>
          <w:rFonts w:ascii="Arial" w:hAnsi="Arial" w:cs="Arial"/>
          <w:sz w:val="20"/>
          <w:szCs w:val="20"/>
        </w:rPr>
        <w:t xml:space="preserve"> al fine di proteggere i dati memorizzati nelle unità di archiviazione locali e remote (es. dati archiviati in Cloud o presso soluzioni SaaS), attraverso algoritmi e sistemi crittografici sufficientemente sicuri.</w:t>
      </w:r>
    </w:p>
    <w:p w:rsidRPr="00474A1B" w:rsidR="00863D9C" w:rsidRDefault="00863D9C" w14:paraId="5678B144"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Se una società del gruppo di cui fa parte l’Importatore è stabilita in un Paese extra Ue/See senza un adeguato livello di protezione dei dati e la legislazione di detto Paese può autorizzare l’accesso da parte delle autorità pubbliche a dati personali trattati per conto dell’Importatore, l’Importatore dovrà sottoscrivere con la società del gruppo in questione le appropriate clausole contrattuali tipo e le Misure Supplementari per il trasferimento dei dati personali.</w:t>
      </w:r>
    </w:p>
    <w:p w:rsidRPr="00474A1B" w:rsidR="00863D9C" w:rsidP="00863D9C" w:rsidRDefault="00863D9C" w14:paraId="6F356986" w14:textId="77777777">
      <w:pPr>
        <w:pStyle w:val="Paragrafoelenco"/>
        <w:ind w:left="850"/>
        <w:rPr>
          <w:rFonts w:ascii="Arial" w:hAnsi="Arial" w:cs="Arial"/>
          <w:sz w:val="20"/>
          <w:szCs w:val="20"/>
        </w:rPr>
      </w:pPr>
    </w:p>
    <w:p w:rsidRPr="00474A1B" w:rsidR="00863D9C" w:rsidRDefault="00863D9C" w14:paraId="6F1E2221" w14:textId="77777777">
      <w:pPr>
        <w:pStyle w:val="Paragrafoelenco"/>
        <w:numPr>
          <w:ilvl w:val="0"/>
          <w:numId w:val="17"/>
        </w:numPr>
        <w:spacing w:before="120" w:after="120" w:line="240" w:lineRule="auto"/>
        <w:ind w:left="425" w:hanging="425"/>
        <w:contextualSpacing w:val="0"/>
        <w:jc w:val="both"/>
        <w:rPr>
          <w:rFonts w:ascii="Arial" w:hAnsi="Arial" w:cs="Arial"/>
          <w:sz w:val="20"/>
          <w:szCs w:val="20"/>
        </w:rPr>
      </w:pPr>
      <w:r w:rsidRPr="00474A1B">
        <w:rPr>
          <w:rFonts w:ascii="Arial" w:hAnsi="Arial" w:cs="Arial"/>
          <w:sz w:val="20"/>
          <w:szCs w:val="20"/>
        </w:rPr>
        <w:t xml:space="preserve">Con riferimento al trattamento dei dati personali effettuati da eventuali sub responsabili stabiliti in Paesi extra Ue/See senza un adeguato livello di protezione dei dati personali, il ……… </w:t>
      </w:r>
      <w:r w:rsidRPr="00474A1B">
        <w:rPr>
          <w:rFonts w:ascii="Arial" w:hAnsi="Arial" w:cs="Arial"/>
          <w:b/>
          <w:bCs/>
          <w:i/>
          <w:iCs/>
          <w:sz w:val="20"/>
          <w:szCs w:val="20"/>
        </w:rPr>
        <w:t>(inserire come definito nel Contratto, “Responsabile”, “Sub-Responsabile”, ecc.)</w:t>
      </w:r>
      <w:r w:rsidRPr="00474A1B">
        <w:rPr>
          <w:rFonts w:ascii="Arial" w:hAnsi="Arial" w:cs="Arial"/>
          <w:sz w:val="20"/>
          <w:szCs w:val="20"/>
        </w:rPr>
        <w:t xml:space="preserve"> dichiara: </w:t>
      </w:r>
    </w:p>
    <w:p w:rsidRPr="00474A1B" w:rsidR="00863D9C" w:rsidRDefault="00863D9C" w14:paraId="72102DEB"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aver debitamente sottoscritto con i sub-responsabili le clausole contrattuali tipo (Modulo 3);</w:t>
      </w:r>
    </w:p>
    <w:p w:rsidRPr="00474A1B" w:rsidR="00863D9C" w:rsidRDefault="00863D9C" w14:paraId="71BE79CB"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aver effettuato un preventivo Data Transfer Impact Assesment ("DTIA") in conformità agli obblighi previsti dalla sentenza della Corte di Giustizia Europea del 16 luglio 2020, resa nella causa C-311/18, come meglio specificati dall’</w:t>
      </w:r>
      <w:proofErr w:type="spellStart"/>
      <w:r w:rsidRPr="00474A1B">
        <w:rPr>
          <w:rFonts w:ascii="Arial" w:hAnsi="Arial" w:cs="Arial"/>
          <w:sz w:val="20"/>
          <w:szCs w:val="20"/>
        </w:rPr>
        <w:t>European</w:t>
      </w:r>
      <w:proofErr w:type="spellEnd"/>
      <w:r w:rsidRPr="00474A1B">
        <w:rPr>
          <w:rFonts w:ascii="Arial" w:hAnsi="Arial" w:cs="Arial"/>
          <w:sz w:val="20"/>
          <w:szCs w:val="20"/>
        </w:rPr>
        <w:t xml:space="preserve"> Data </w:t>
      </w:r>
      <w:proofErr w:type="spellStart"/>
      <w:r w:rsidRPr="00474A1B">
        <w:rPr>
          <w:rFonts w:ascii="Arial" w:hAnsi="Arial" w:cs="Arial"/>
          <w:sz w:val="20"/>
          <w:szCs w:val="20"/>
        </w:rPr>
        <w:t>Protection</w:t>
      </w:r>
      <w:proofErr w:type="spellEnd"/>
      <w:r w:rsidRPr="00474A1B">
        <w:rPr>
          <w:rFonts w:ascii="Arial" w:hAnsi="Arial" w:cs="Arial"/>
          <w:sz w:val="20"/>
          <w:szCs w:val="20"/>
        </w:rPr>
        <w:t xml:space="preserve"> Board </w:t>
      </w:r>
      <w:r w:rsidRPr="00474A1B">
        <w:rPr>
          <w:rFonts w:ascii="Arial" w:hAnsi="Arial" w:cs="Arial"/>
          <w:color w:val="000000"/>
          <w:sz w:val="20"/>
          <w:szCs w:val="20"/>
        </w:rPr>
        <w:t xml:space="preserve">nella </w:t>
      </w:r>
      <w:r w:rsidRPr="00474A1B">
        <w:rPr>
          <w:rFonts w:ascii="Arial" w:hAnsi="Arial" w:cs="Arial"/>
          <w:color w:val="000000"/>
          <w:sz w:val="20"/>
          <w:szCs w:val="20"/>
          <w:bdr w:val="none" w:color="auto" w:sz="0" w:space="0" w:frame="1"/>
        </w:rPr>
        <w:t xml:space="preserve">Raccomandazione 01/2020 </w:t>
      </w:r>
      <w:r w:rsidRPr="00474A1B">
        <w:rPr>
          <w:rFonts w:ascii="Arial" w:hAnsi="Arial" w:cs="Arial"/>
          <w:color w:val="000000"/>
          <w:sz w:val="20"/>
          <w:szCs w:val="20"/>
        </w:rPr>
        <w:t xml:space="preserve">(adottata in versione definitiva il 18 giugno 2021) e nella Raccomandazione </w:t>
      </w:r>
      <w:r w:rsidRPr="00474A1B">
        <w:rPr>
          <w:rFonts w:ascii="Arial" w:hAnsi="Arial" w:cs="Arial"/>
          <w:color w:val="000000"/>
          <w:sz w:val="20"/>
          <w:szCs w:val="20"/>
          <w:bdr w:val="none" w:color="auto" w:sz="0" w:space="0" w:frame="1"/>
        </w:rPr>
        <w:t>02/2020 (adottata in data 10 novembre 2020),</w:t>
      </w:r>
      <w:r w:rsidRPr="00474A1B">
        <w:rPr>
          <w:rFonts w:ascii="Arial" w:hAnsi="Arial" w:cs="Arial"/>
          <w:sz w:val="20"/>
          <w:szCs w:val="20"/>
        </w:rPr>
        <w:t xml:space="preserve"> in relazione al trasferimento di dati personali verso Paesi Terzi per verificare che il diritto o la prassi del suddetto non incidano sull’efficacia delle garanzie adeguate contenute nelle clausole contrattuali tipo (Modulo 3);</w:t>
      </w:r>
    </w:p>
    <w:p w:rsidRPr="00474A1B" w:rsidR="00863D9C" w:rsidRDefault="00863D9C" w14:paraId="33535077"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aver adottato misure supplementari conformi a quelle di cui al presente Allegato del Contratto, nonché ogni ulteriore misura necessaria per portare il livello di protezione dei dati trasferiti a un livello sostanzialmente equivalente a quello dell’UE, se del caso;</w:t>
      </w:r>
    </w:p>
    <w:p w:rsidRPr="00474A1B" w:rsidR="00863D9C" w:rsidRDefault="00863D9C" w14:paraId="1E42B87A"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aggiornare e rivalutare periodicamente il DTIA, verificando se sono intervenute variazioni nelle circostanze specifiche del trasferimento e/o modifiche della normativa del Paese Terzo dei dati personali trasferiti che potrebbero incidere sul livello di sicurezza del trasferimento;</w:t>
      </w:r>
    </w:p>
    <w:p w:rsidRPr="00474A1B" w:rsidR="00863D9C" w:rsidRDefault="00863D9C" w14:paraId="00ABF299"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che la normativa del Paese Terzo dove vengono trasferiti i dati personali non viola le garanzie previste dal Contratto in materia di trattamento di dati personali; diversamente individua adeguate misure aggiuntive per il trasferimento dei dati personali;</w:t>
      </w:r>
    </w:p>
    <w:p w:rsidRPr="00196C25" w:rsidR="00975590" w:rsidP="00F76FE6" w:rsidRDefault="00863D9C" w14:paraId="372719A2" w14:textId="2D74A8D4">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mettere a disposizione copia delle clausole contrattuali tipo (Modulo 3) sottoscritte e del DTIA effettuato, su richiesta del Titolare.</w:t>
      </w:r>
    </w:p>
    <w:sectPr w:rsidRPr="00196C25" w:rsidR="00975590" w:rsidSect="00602738">
      <w:headerReference w:type="default" r:id="rId11"/>
      <w:footerReference w:type="default" r:id="rId12"/>
      <w:headerReference w:type="first" r:id="rId13"/>
      <w:footerReference w:type="first" r:id="rId14"/>
      <w:pgSz w:w="11906" w:h="16838" w:orient="portrait" w:code="9"/>
      <w:pgMar w:top="720" w:right="720" w:bottom="720" w:left="720" w:header="113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412A" w:rsidRDefault="00F8412A" w14:paraId="62538A1D" w14:textId="77777777">
      <w:r>
        <w:separator/>
      </w:r>
    </w:p>
  </w:endnote>
  <w:endnote w:type="continuationSeparator" w:id="0">
    <w:p w:rsidR="00F8412A" w:rsidRDefault="00F8412A" w14:paraId="562E224D" w14:textId="77777777">
      <w:r>
        <w:continuationSeparator/>
      </w:r>
    </w:p>
  </w:endnote>
  <w:endnote w:type="continuationNotice" w:id="1">
    <w:p w:rsidR="00F8412A" w:rsidRDefault="00F8412A" w14:paraId="2BFDC45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embedRegular w:fontKey="{567769E4-62E5-4F9D-AFB5-9C9851EC5BB7}" w:subsetted="1" r:id="rId1"/>
  </w:font>
  <w:font w:name="Segoe UI">
    <w:panose1 w:val="020B0502040204020203"/>
    <w:charset w:val="00"/>
    <w:family w:val="swiss"/>
    <w:pitch w:val="variable"/>
    <w:sig w:usb0="E4002EFF" w:usb1="C000E47F" w:usb2="00000009" w:usb3="00000000" w:csb0="000001FF" w:csb1="00000000"/>
  </w:font>
  <w:font w:name="TIM Sans">
    <w:panose1 w:val="02020503040602060503"/>
    <w:charset w:val="00"/>
    <w:family w:val="roman"/>
    <w:pitch w:val="variable"/>
    <w:sig w:usb0="A000006F" w:usb1="4000207A" w:usb2="00000000" w:usb3="00000000" w:csb0="00000093" w:csb1="00000000"/>
    <w:embedRegular w:fontKey="{4D04CED3-0FC4-48BB-B1DA-53E1BC205275}" r:id="rId2"/>
    <w:embedBold w:fontKey="{B295AC13-5594-4196-9699-AAE425DC3D81}" r:id="rId3"/>
    <w:embedItalic w:fontKey="{15ACC833-0C2B-4416-B4AA-493CF53E724C}" r:id="rId4"/>
  </w:font>
  <w:font w:name="TIM Sans Light">
    <w:panose1 w:val="02020503040602060503"/>
    <w:charset w:val="00"/>
    <w:family w:val="roman"/>
    <w:pitch w:val="variable"/>
    <w:sig w:usb0="A000006F" w:usb1="4000207A" w:usb2="00000000" w:usb3="00000000" w:csb0="00000093" w:csb1="00000000"/>
    <w:embedBold w:fontKey="{0BB2A2EE-AAA3-4635-9094-5AB33D60E83A}" w:subsetted="1" r:id="rId5"/>
  </w:font>
  <w:font w:name="Bell Centennial Address">
    <w:altName w:val="Aria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00343" w:rsidR="00FC3559" w:rsidP="00EE5F7E" w:rsidRDefault="00FC3559" w14:paraId="4971DA11" w14:textId="77777777">
    <w:pPr>
      <w:pStyle w:val="Pidipagina"/>
      <w:tabs>
        <w:tab w:val="clear" w:pos="4819"/>
        <w:tab w:val="center" w:pos="3969"/>
      </w:tabs>
      <w:spacing w:line="200" w:lineRule="exact"/>
      <w:rPr>
        <w:rFonts w:ascii="TIM Sans" w:hAnsi="TIM Sans"/>
        <w:b/>
        <w:color w:val="004691"/>
        <w:sz w:val="16"/>
        <w:szCs w:val="16"/>
      </w:rPr>
    </w:pPr>
    <w:r w:rsidRPr="00A00343">
      <w:rPr>
        <w:rFonts w:ascii="TIM Sans" w:hAnsi="TIM Sans"/>
        <w:b/>
        <w:color w:val="004691"/>
        <w:sz w:val="16"/>
        <w:szCs w:val="16"/>
      </w:rPr>
      <w:t>T</w:t>
    </w:r>
    <w:r>
      <w:rPr>
        <w:rFonts w:ascii="TIM Sans" w:hAnsi="TIM Sans"/>
        <w:b/>
        <w:color w:val="004691"/>
        <w:sz w:val="16"/>
        <w:szCs w:val="16"/>
      </w:rPr>
      <w:t>IM</w:t>
    </w:r>
    <w:r w:rsidRPr="00A00343">
      <w:rPr>
        <w:rFonts w:ascii="TIM Sans" w:hAnsi="TIM Sans"/>
        <w:b/>
        <w:color w:val="004691"/>
        <w:sz w:val="16"/>
        <w:szCs w:val="16"/>
      </w:rPr>
      <w:t xml:space="preserve"> S.p.A.</w:t>
    </w:r>
  </w:p>
  <w:tbl>
    <w:tblPr>
      <w:tblW w:w="9322" w:type="dxa"/>
      <w:tblLook w:val="04A0" w:firstRow="1" w:lastRow="0" w:firstColumn="1" w:lastColumn="0" w:noHBand="0" w:noVBand="1"/>
    </w:tblPr>
    <w:tblGrid>
      <w:gridCol w:w="4786"/>
      <w:gridCol w:w="4536"/>
    </w:tblGrid>
    <w:tr w:rsidRPr="00A00343" w:rsidR="00FC3559" w:rsidTr="5740F09A" w14:paraId="1211A0BB" w14:textId="77777777">
      <w:tc>
        <w:tcPr>
          <w:tcW w:w="4786" w:type="dxa"/>
          <w:shd w:val="clear" w:color="auto" w:fill="auto"/>
          <w:tcMar>
            <w:left w:w="0" w:type="dxa"/>
          </w:tcMar>
        </w:tcPr>
        <w:p w:rsidR="00FC3559" w:rsidP="00F900B7" w:rsidRDefault="00FC3559" w14:paraId="2FC7AA00" w14:textId="77777777">
          <w:pPr>
            <w:pStyle w:val="Pidipagina"/>
            <w:spacing w:line="200" w:lineRule="exact"/>
            <w:rPr>
              <w:rFonts w:ascii="TIM Sans" w:hAnsi="TIM Sans"/>
              <w:color w:val="004691"/>
              <w:sz w:val="14"/>
              <w:szCs w:val="14"/>
            </w:rPr>
          </w:pPr>
        </w:p>
        <w:p w:rsidRPr="00A00343" w:rsidR="00FC3559" w:rsidP="00F900B7" w:rsidRDefault="00FC3559" w14:paraId="19D18417"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legale: Via Gaetano Negri, 1 - 20123 Milano</w:t>
          </w:r>
        </w:p>
        <w:p w:rsidRPr="00A00343" w:rsidR="00FC3559" w:rsidP="00F900B7" w:rsidRDefault="00FC3559" w14:paraId="15C521C7"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secondaria e Direzione Generale: Corso d'Italia, 41 - 00198 Roma</w:t>
          </w:r>
        </w:p>
        <w:p w:rsidRPr="00A00343" w:rsidR="00FC3559" w:rsidP="00F900B7" w:rsidRDefault="00FC3559" w14:paraId="46AD8458"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Casella PEC: telecomitalia@pec.telecomitalia.it</w:t>
          </w:r>
        </w:p>
      </w:tc>
      <w:tc>
        <w:tcPr>
          <w:tcW w:w="4536" w:type="dxa"/>
          <w:shd w:val="clear" w:color="auto" w:fill="auto"/>
        </w:tcPr>
        <w:p w:rsidRPr="00A00343" w:rsidR="00FC3559" w:rsidP="00F900B7" w:rsidRDefault="00FC3559" w14:paraId="09BAEE87" w14:textId="77777777">
          <w:pPr>
            <w:pStyle w:val="Pidipagina"/>
            <w:spacing w:line="200" w:lineRule="exact"/>
            <w:rPr>
              <w:rFonts w:ascii="TIM Sans" w:hAnsi="TIM Sans"/>
              <w:color w:val="004691"/>
              <w:sz w:val="14"/>
              <w:szCs w:val="14"/>
            </w:rPr>
          </w:pPr>
        </w:p>
        <w:p w:rsidRPr="00A00343" w:rsidR="00FC3559" w:rsidP="00F900B7" w:rsidRDefault="00FC3559" w14:paraId="635D5A40"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Cod</w:t>
          </w:r>
          <w:r>
            <w:rPr>
              <w:rFonts w:ascii="TIM Sans" w:hAnsi="TIM Sans"/>
              <w:color w:val="004691"/>
              <w:sz w:val="14"/>
              <w:szCs w:val="14"/>
            </w:rPr>
            <w:t xml:space="preserve">ice </w:t>
          </w:r>
          <w:r w:rsidRPr="00A00343">
            <w:rPr>
              <w:rFonts w:ascii="TIM Sans" w:hAnsi="TIM Sans"/>
              <w:color w:val="004691"/>
              <w:sz w:val="14"/>
              <w:szCs w:val="14"/>
            </w:rPr>
            <w:t>Fisc</w:t>
          </w:r>
          <w:r>
            <w:rPr>
              <w:rFonts w:ascii="TIM Sans" w:hAnsi="TIM Sans"/>
              <w:color w:val="004691"/>
              <w:sz w:val="14"/>
              <w:szCs w:val="14"/>
            </w:rPr>
            <w:t>ale</w:t>
          </w:r>
          <w:r w:rsidRPr="00A00343">
            <w:rPr>
              <w:rFonts w:ascii="TIM Sans" w:hAnsi="TIM Sans"/>
              <w:color w:val="004691"/>
              <w:sz w:val="14"/>
              <w:szCs w:val="14"/>
            </w:rPr>
            <w:t>/P. IVA e Iscrizione al Registro delle Imprese</w:t>
          </w:r>
        </w:p>
        <w:p w:rsidRPr="00A00343" w:rsidR="00FC3559" w:rsidP="00F900B7" w:rsidRDefault="00FC3559" w14:paraId="0F5C45B6"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di Milano: 00488410010</w:t>
          </w:r>
        </w:p>
        <w:p w:rsidRPr="00A00343" w:rsidR="00FC3559" w:rsidP="00F900B7" w:rsidRDefault="00FC3559" w14:paraId="61EAFF47"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Iscrizione al Registro A.E.E. IT08020000000799</w:t>
          </w:r>
        </w:p>
        <w:p w:rsidRPr="00A00343" w:rsidR="00FC3559" w:rsidP="00F900B7" w:rsidRDefault="00FC3559" w14:paraId="0F502E6C"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 xml:space="preserve">Capitale Sociale € </w:t>
          </w:r>
          <w:r w:rsidRPr="00F34FC6">
            <w:rPr>
              <w:rFonts w:ascii="TIM Sans" w:hAnsi="TIM Sans"/>
              <w:color w:val="004691"/>
              <w:sz w:val="14"/>
              <w:szCs w:val="14"/>
            </w:rPr>
            <w:t>11.677.002.855,10</w:t>
          </w:r>
          <w:r>
            <w:rPr>
              <w:rFonts w:ascii="TIM Sans" w:hAnsi="TIM Sans"/>
              <w:color w:val="004691"/>
              <w:sz w:val="14"/>
              <w:szCs w:val="14"/>
            </w:rPr>
            <w:t xml:space="preserve"> </w:t>
          </w:r>
          <w:r w:rsidRPr="00A00343">
            <w:rPr>
              <w:rFonts w:ascii="TIM Sans" w:hAnsi="TIM Sans"/>
              <w:color w:val="004691"/>
              <w:sz w:val="14"/>
              <w:szCs w:val="14"/>
            </w:rPr>
            <w:t>interamente versato</w:t>
          </w:r>
        </w:p>
      </w:tc>
    </w:tr>
  </w:tbl>
  <w:p w:rsidR="5740F09A" w:rsidRDefault="5740F09A" w14:paraId="0DFC0AB7" w14:textId="13EAD194"/>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70"/>
      <w:gridCol w:w="6697"/>
      <w:gridCol w:w="2088"/>
    </w:tblGrid>
    <w:tr w:rsidR="365F5575" w:rsidTr="5740F09A" w14:paraId="28D8A799" w14:textId="77777777">
      <w:trPr>
        <w:trHeight w:val="300"/>
      </w:trPr>
      <w:tc>
        <w:tcPr>
          <w:tcW w:w="1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65F5575" w:rsidP="365F5575" w:rsidRDefault="365F5575" w14:paraId="303CDE98" w14:textId="3BD58F38">
          <w:pPr>
            <w:ind w:left="-120"/>
            <w:rPr>
              <w:rFonts w:ascii="Arial" w:hAnsi="Arial" w:eastAsia="Arial" w:cs="Arial"/>
              <w:color w:val="808080" w:themeColor="background1" w:themeShade="80"/>
              <w:sz w:val="22"/>
              <w:szCs w:val="22"/>
            </w:rPr>
          </w:pPr>
        </w:p>
      </w:tc>
      <w:tc>
        <w:tcPr>
          <w:tcW w:w="6697"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365F5575" w:rsidP="365F5575" w:rsidRDefault="365F5575" w14:paraId="2BC3FBD8" w14:textId="5C6F936F">
          <w:pPr>
            <w:jc w:val="center"/>
          </w:pPr>
          <w:r w:rsidRPr="365F5575">
            <w:rPr>
              <w:rFonts w:ascii="Arial" w:hAnsi="Arial" w:eastAsia="Arial" w:cs="Arial"/>
              <w:b/>
              <w:bCs/>
              <w:i/>
              <w:iCs/>
              <w:sz w:val="18"/>
              <w:szCs w:val="18"/>
            </w:rPr>
            <w:t xml:space="preserve">Olivetti - Società soggetta a direzione e coordinamento del Gruppo TIM </w:t>
          </w:r>
          <w:r w:rsidRPr="365F5575">
            <w:rPr>
              <w:rFonts w:ascii="Arial" w:hAnsi="Arial" w:eastAsia="Arial" w:cs="Arial"/>
              <w:sz w:val="18"/>
              <w:szCs w:val="18"/>
            </w:rPr>
            <w:t xml:space="preserve"> </w:t>
          </w:r>
        </w:p>
        <w:p w:rsidR="365F5575" w:rsidP="365F5575" w:rsidRDefault="365F5575" w14:paraId="7A94C30F" w14:textId="08494B0A">
          <w:pPr>
            <w:jc w:val="center"/>
          </w:pPr>
          <w:r w:rsidRPr="365F5575">
            <w:rPr>
              <w:rFonts w:ascii="Arial" w:hAnsi="Arial" w:eastAsia="Arial" w:cs="Arial"/>
              <w:b/>
              <w:bCs/>
              <w:i/>
              <w:iCs/>
              <w:sz w:val="18"/>
              <w:szCs w:val="18"/>
            </w:rPr>
            <w:t xml:space="preserve">Uso interno – Tutti i diritti riservati </w:t>
          </w:r>
          <w:r w:rsidRPr="365F5575">
            <w:rPr>
              <w:rFonts w:ascii="Arial" w:hAnsi="Arial" w:eastAsia="Arial" w:cs="Arial"/>
              <w:sz w:val="18"/>
              <w:szCs w:val="18"/>
            </w:rPr>
            <w:t xml:space="preserve"> </w:t>
          </w: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365F5575" w:rsidP="365F5575" w:rsidRDefault="5740F09A" w14:paraId="7B753DF3" w14:textId="1752D16D">
          <w:pPr>
            <w:pStyle w:val="Pidipagina"/>
            <w:jc w:val="right"/>
          </w:pPr>
          <w:r w:rsidRPr="5740F09A">
            <w:rPr>
              <w:rFonts w:ascii="Arial" w:hAnsi="Arial" w:eastAsia="Arial" w:cs="Arial"/>
              <w:b/>
              <w:bCs/>
              <w:i/>
              <w:iCs/>
              <w:sz w:val="18"/>
              <w:szCs w:val="18"/>
              <w:lang w:val="en-US"/>
            </w:rPr>
            <w:t xml:space="preserve">Pag. </w:t>
          </w:r>
          <w:r w:rsidRPr="5740F09A" w:rsidR="365F5575">
            <w:rPr>
              <w:rFonts w:ascii="Arial" w:hAnsi="Arial" w:eastAsia="Arial" w:cs="Arial"/>
              <w:b/>
              <w:bCs/>
              <w:i/>
              <w:iCs/>
              <w:sz w:val="18"/>
              <w:szCs w:val="18"/>
            </w:rPr>
            <w:fldChar w:fldCharType="begin"/>
          </w:r>
          <w:r w:rsidR="365F5575">
            <w:instrText>PAGE</w:instrText>
          </w:r>
          <w:r w:rsidRPr="5740F09A" w:rsidR="365F5575">
            <w:fldChar w:fldCharType="separate"/>
          </w:r>
          <w:r w:rsidR="00612FA4">
            <w:rPr>
              <w:noProof/>
            </w:rPr>
            <w:t>1</w:t>
          </w:r>
          <w:r w:rsidRPr="5740F09A" w:rsidR="365F5575">
            <w:rPr>
              <w:rFonts w:ascii="Arial" w:hAnsi="Arial" w:eastAsia="Arial" w:cs="Arial"/>
              <w:b/>
              <w:bCs/>
              <w:i/>
              <w:iCs/>
              <w:sz w:val="18"/>
              <w:szCs w:val="18"/>
            </w:rPr>
            <w:fldChar w:fldCharType="end"/>
          </w:r>
          <w:r w:rsidRPr="5740F09A">
            <w:rPr>
              <w:rFonts w:ascii="Arial" w:hAnsi="Arial" w:eastAsia="Arial" w:cs="Arial"/>
              <w:b/>
              <w:bCs/>
              <w:i/>
              <w:iCs/>
              <w:sz w:val="18"/>
              <w:szCs w:val="18"/>
            </w:rPr>
            <w:t xml:space="preserve"> di </w:t>
          </w:r>
          <w:r w:rsidRPr="5740F09A" w:rsidR="365F5575">
            <w:rPr>
              <w:rFonts w:ascii="Arial" w:hAnsi="Arial" w:eastAsia="Arial" w:cs="Arial"/>
              <w:b/>
              <w:bCs/>
              <w:i/>
              <w:iCs/>
              <w:sz w:val="18"/>
              <w:szCs w:val="18"/>
            </w:rPr>
            <w:fldChar w:fldCharType="begin"/>
          </w:r>
          <w:r w:rsidR="365F5575">
            <w:instrText>NUMPAGES</w:instrText>
          </w:r>
          <w:r w:rsidRPr="5740F09A" w:rsidR="365F5575">
            <w:fldChar w:fldCharType="separate"/>
          </w:r>
          <w:r w:rsidR="00612FA4">
            <w:rPr>
              <w:noProof/>
            </w:rPr>
            <w:t>2</w:t>
          </w:r>
          <w:r w:rsidRPr="5740F09A" w:rsidR="365F5575">
            <w:rPr>
              <w:rFonts w:ascii="Arial" w:hAnsi="Arial" w:eastAsia="Arial" w:cs="Arial"/>
              <w:b/>
              <w:bCs/>
              <w:i/>
              <w:iCs/>
              <w:sz w:val="18"/>
              <w:szCs w:val="18"/>
            </w:rPr>
            <w:fldChar w:fldCharType="end"/>
          </w:r>
        </w:p>
      </w:tc>
    </w:tr>
  </w:tbl>
  <w:p w:rsidRPr="00054496" w:rsidR="00FC3559" w:rsidP="00EE5F7E" w:rsidRDefault="00FC3559" w14:paraId="494FE1F3" w14:textId="1FB7C5AD">
    <w:pPr>
      <w:pStyle w:val="Pidipagina"/>
      <w:tabs>
        <w:tab w:val="clear" w:pos="4819"/>
        <w:tab w:val="center" w:pos="3969"/>
      </w:tabs>
      <w:ind w:firstLine="709"/>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00343" w:rsidR="00FC3559" w:rsidP="00054496" w:rsidRDefault="00FC3559" w14:paraId="2255E338" w14:textId="77777777">
    <w:pPr>
      <w:pStyle w:val="Pidipagina"/>
      <w:tabs>
        <w:tab w:val="clear" w:pos="4819"/>
        <w:tab w:val="center" w:pos="3969"/>
      </w:tabs>
      <w:spacing w:line="200" w:lineRule="exact"/>
      <w:rPr>
        <w:rFonts w:ascii="TIM Sans" w:hAnsi="TIM Sans"/>
        <w:b/>
        <w:color w:val="004691"/>
        <w:sz w:val="16"/>
        <w:szCs w:val="16"/>
      </w:rPr>
    </w:pPr>
    <w:r w:rsidRPr="00A00343">
      <w:rPr>
        <w:rFonts w:ascii="TIM Sans" w:hAnsi="TIM Sans"/>
        <w:b/>
        <w:color w:val="004691"/>
        <w:sz w:val="16"/>
        <w:szCs w:val="16"/>
      </w:rPr>
      <w:t>T</w:t>
    </w:r>
    <w:r>
      <w:rPr>
        <w:rFonts w:ascii="TIM Sans" w:hAnsi="TIM Sans"/>
        <w:b/>
        <w:color w:val="004691"/>
        <w:sz w:val="16"/>
        <w:szCs w:val="16"/>
      </w:rPr>
      <w:t>IM</w:t>
    </w:r>
    <w:r w:rsidRPr="00A00343">
      <w:rPr>
        <w:rFonts w:ascii="TIM Sans" w:hAnsi="TIM Sans"/>
        <w:b/>
        <w:color w:val="004691"/>
        <w:sz w:val="16"/>
        <w:szCs w:val="16"/>
      </w:rPr>
      <w:t xml:space="preserve"> S.p.A.</w:t>
    </w:r>
  </w:p>
  <w:tbl>
    <w:tblPr>
      <w:tblW w:w="9322" w:type="dxa"/>
      <w:tblLook w:val="04A0" w:firstRow="1" w:lastRow="0" w:firstColumn="1" w:lastColumn="0" w:noHBand="0" w:noVBand="1"/>
    </w:tblPr>
    <w:tblGrid>
      <w:gridCol w:w="4786"/>
      <w:gridCol w:w="4536"/>
    </w:tblGrid>
    <w:tr w:rsidRPr="00A00343" w:rsidR="00FC3559" w:rsidTr="004561A4" w14:paraId="666EC4DB" w14:textId="77777777">
      <w:tc>
        <w:tcPr>
          <w:tcW w:w="4786" w:type="dxa"/>
          <w:shd w:val="clear" w:color="auto" w:fill="auto"/>
          <w:tcMar>
            <w:left w:w="0" w:type="dxa"/>
          </w:tcMar>
        </w:tcPr>
        <w:p w:rsidR="00FC3559" w:rsidP="00FE257E" w:rsidRDefault="00FC3559" w14:paraId="53FAA479" w14:textId="77777777">
          <w:pPr>
            <w:pStyle w:val="Pidipagina"/>
            <w:spacing w:line="200" w:lineRule="exact"/>
            <w:rPr>
              <w:rFonts w:ascii="TIM Sans" w:hAnsi="TIM Sans"/>
              <w:color w:val="004691"/>
              <w:sz w:val="14"/>
              <w:szCs w:val="14"/>
            </w:rPr>
          </w:pPr>
        </w:p>
        <w:p w:rsidRPr="00A00343" w:rsidR="00FC3559" w:rsidP="00C40F96" w:rsidRDefault="00FC3559" w14:paraId="51849A96"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legale: Via Gaetano Negri, 1 - 20123 Milano</w:t>
          </w:r>
        </w:p>
        <w:p w:rsidRPr="00A00343" w:rsidR="00FC3559" w:rsidP="00C40F96" w:rsidRDefault="00FC3559" w14:paraId="672B4428"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secondaria e Direzione Generale: Corso d'Italia, 41 - 00198 Roma</w:t>
          </w:r>
        </w:p>
        <w:p w:rsidRPr="00A00343" w:rsidR="00FC3559" w:rsidP="00C40F96" w:rsidRDefault="00FC3559" w14:paraId="01E2A04E"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Casella PEC: telecomitalia@pec.telecomitalia.it</w:t>
          </w:r>
        </w:p>
      </w:tc>
      <w:tc>
        <w:tcPr>
          <w:tcW w:w="4536" w:type="dxa"/>
          <w:shd w:val="clear" w:color="auto" w:fill="auto"/>
        </w:tcPr>
        <w:p w:rsidRPr="00A00343" w:rsidR="00FC3559" w:rsidP="00C40F96" w:rsidRDefault="00FC3559" w14:paraId="6E2C87C8" w14:textId="77777777">
          <w:pPr>
            <w:pStyle w:val="Pidipagina"/>
            <w:spacing w:line="200" w:lineRule="exact"/>
            <w:rPr>
              <w:rFonts w:ascii="TIM Sans" w:hAnsi="TIM Sans"/>
              <w:color w:val="004691"/>
              <w:sz w:val="14"/>
              <w:szCs w:val="14"/>
            </w:rPr>
          </w:pPr>
        </w:p>
        <w:p w:rsidRPr="00A00343" w:rsidR="00FC3559" w:rsidP="00C40F96" w:rsidRDefault="00FC3559" w14:paraId="3D61ED62"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Cod</w:t>
          </w:r>
          <w:r>
            <w:rPr>
              <w:rFonts w:ascii="TIM Sans" w:hAnsi="TIM Sans"/>
              <w:color w:val="004691"/>
              <w:sz w:val="14"/>
              <w:szCs w:val="14"/>
            </w:rPr>
            <w:t xml:space="preserve">ice </w:t>
          </w:r>
          <w:r w:rsidRPr="00A00343">
            <w:rPr>
              <w:rFonts w:ascii="TIM Sans" w:hAnsi="TIM Sans"/>
              <w:color w:val="004691"/>
              <w:sz w:val="14"/>
              <w:szCs w:val="14"/>
            </w:rPr>
            <w:t>Fisc</w:t>
          </w:r>
          <w:r>
            <w:rPr>
              <w:rFonts w:ascii="TIM Sans" w:hAnsi="TIM Sans"/>
              <w:color w:val="004691"/>
              <w:sz w:val="14"/>
              <w:szCs w:val="14"/>
            </w:rPr>
            <w:t>ale</w:t>
          </w:r>
          <w:r w:rsidRPr="00A00343">
            <w:rPr>
              <w:rFonts w:ascii="TIM Sans" w:hAnsi="TIM Sans"/>
              <w:color w:val="004691"/>
              <w:sz w:val="14"/>
              <w:szCs w:val="14"/>
            </w:rPr>
            <w:t>/P. IVA e Iscrizione al Registro delle Imprese</w:t>
          </w:r>
        </w:p>
        <w:p w:rsidRPr="00A00343" w:rsidR="00FC3559" w:rsidP="00C40F96" w:rsidRDefault="00FC3559" w14:paraId="70DC9E64"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di Milano: 00488410010</w:t>
          </w:r>
        </w:p>
        <w:p w:rsidRPr="00A00343" w:rsidR="00FC3559" w:rsidP="00C40F96" w:rsidRDefault="00FC3559" w14:paraId="5AB561B4"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Iscrizione al Registro A.E.E. IT08020000000799</w:t>
          </w:r>
        </w:p>
        <w:p w:rsidRPr="00A00343" w:rsidR="00FC3559" w:rsidP="00F34FC6" w:rsidRDefault="00FC3559" w14:paraId="7B722E7F"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 xml:space="preserve">Capitale Sociale € </w:t>
          </w:r>
          <w:r w:rsidRPr="00F34FC6">
            <w:rPr>
              <w:rFonts w:ascii="TIM Sans" w:hAnsi="TIM Sans"/>
              <w:color w:val="004691"/>
              <w:sz w:val="14"/>
              <w:szCs w:val="14"/>
            </w:rPr>
            <w:t>11.677.002.855,10</w:t>
          </w:r>
          <w:r>
            <w:rPr>
              <w:rFonts w:ascii="TIM Sans" w:hAnsi="TIM Sans"/>
              <w:color w:val="004691"/>
              <w:sz w:val="14"/>
              <w:szCs w:val="14"/>
            </w:rPr>
            <w:t xml:space="preserve"> </w:t>
          </w:r>
          <w:r w:rsidRPr="00A00343">
            <w:rPr>
              <w:rFonts w:ascii="TIM Sans" w:hAnsi="TIM Sans"/>
              <w:color w:val="004691"/>
              <w:sz w:val="14"/>
              <w:szCs w:val="14"/>
            </w:rPr>
            <w:t>interamente versato</w:t>
          </w:r>
        </w:p>
      </w:tc>
    </w:tr>
  </w:tbl>
  <w:p w:rsidRPr="00A00343" w:rsidR="00FC3559" w:rsidP="001C4EFB" w:rsidRDefault="00FC3559" w14:paraId="4282F62D" w14:textId="77777777">
    <w:pPr>
      <w:pStyle w:val="Pidipagina"/>
      <w:spacing w:line="200" w:lineRule="exact"/>
      <w:rPr>
        <w:rFonts w:ascii="TIM Sans" w:hAnsi="TIM Sans"/>
        <w:color w:val="004691"/>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412A" w:rsidRDefault="00F8412A" w14:paraId="24D86D14" w14:textId="77777777">
      <w:r>
        <w:separator/>
      </w:r>
    </w:p>
  </w:footnote>
  <w:footnote w:type="continuationSeparator" w:id="0">
    <w:p w:rsidR="00F8412A" w:rsidRDefault="00F8412A" w14:paraId="4F19B966" w14:textId="77777777">
      <w:r>
        <w:continuationSeparator/>
      </w:r>
    </w:p>
  </w:footnote>
  <w:footnote w:type="continuationNotice" w:id="1">
    <w:p w:rsidR="00F8412A" w:rsidRDefault="00F8412A" w14:paraId="43D59FDC" w14:textId="77777777"/>
  </w:footnote>
  <w:footnote w:id="2">
    <w:p w:rsidRPr="00A109AC" w:rsidR="00863D9C" w:rsidP="00A55BF3" w:rsidRDefault="00863D9C" w14:paraId="0839F6A3" w14:textId="33BB3DDA">
      <w:pPr>
        <w:pStyle w:val="Testonotaapidipagina"/>
        <w:spacing w:before="60"/>
        <w:ind w:firstLine="0"/>
        <w:rPr>
          <w:rFonts w:cs="Arial"/>
          <w:sz w:val="16"/>
          <w:szCs w:val="16"/>
        </w:rPr>
      </w:pPr>
      <w:r w:rsidRPr="006F109C">
        <w:rPr>
          <w:rStyle w:val="Rimandonotaapidipagina"/>
          <w:rFonts w:cs="Arial"/>
        </w:rPr>
        <w:footnoteRef/>
      </w:r>
      <w:r w:rsidRPr="00A109AC">
        <w:rPr>
          <w:rFonts w:cs="Arial"/>
          <w:sz w:val="16"/>
          <w:szCs w:val="16"/>
        </w:rPr>
        <w:t xml:space="preserve"> Per SEE (Spazio Economico </w:t>
      </w:r>
      <w:r w:rsidRPr="00A109AC" w:rsidR="001A47F1">
        <w:rPr>
          <w:rFonts w:cs="Arial"/>
          <w:sz w:val="16"/>
          <w:szCs w:val="16"/>
        </w:rPr>
        <w:t>Europeo</w:t>
      </w:r>
      <w:r w:rsidRPr="00A109AC">
        <w:rPr>
          <w:rFonts w:cs="Arial"/>
          <w:sz w:val="16"/>
          <w:szCs w:val="16"/>
        </w:rPr>
        <w:t>) si intendono, oltre ai paesi aderenti all’Unione Europea, l'Islanda, il Liechtenstein e la Norvegia</w:t>
      </w:r>
      <w:r w:rsidR="006F109C">
        <w:rPr>
          <w:rFonts w:cs="Arial"/>
          <w:sz w:val="16"/>
          <w:szCs w:val="16"/>
        </w:rPr>
        <w:t>.</w:t>
      </w:r>
    </w:p>
  </w:footnote>
  <w:footnote w:id="3">
    <w:p w:rsidRPr="00A109AC" w:rsidR="00863D9C" w:rsidP="00A55BF3" w:rsidRDefault="00863D9C" w14:paraId="32B775A0" w14:textId="731CAFF0">
      <w:pPr>
        <w:pStyle w:val="Testonotaapidipagina"/>
        <w:spacing w:before="60"/>
        <w:ind w:firstLine="0"/>
        <w:rPr>
          <w:rFonts w:cs="Arial"/>
          <w:sz w:val="16"/>
          <w:szCs w:val="16"/>
        </w:rPr>
      </w:pPr>
      <w:r w:rsidRPr="006F109C">
        <w:rPr>
          <w:rStyle w:val="Rimandonotaapidipagina"/>
          <w:rFonts w:cs="Arial"/>
        </w:rPr>
        <w:footnoteRef/>
      </w:r>
      <w:r w:rsidRPr="00A109AC">
        <w:rPr>
          <w:rFonts w:cs="Arial"/>
          <w:sz w:val="16"/>
          <w:szCs w:val="16"/>
        </w:rPr>
        <w:t xml:space="preserve"> I Paesi extra UE/SEE con un adeguato livello di protezione dei dati personali sono quelli che hanno adottato una propria normativa sulla protezione dei dati personali valutata dalla Commissione Ue come adeguata e quindi avente norme e tutele per gli interessati equivalenti alla normativa europea. Pertanto, i trasferimenti di dati personali verso questi Paesi sono di fatto equiparati a quelli verso i Paesi Ue. Alla data di pubblicazione del presente modello sono: l’Andorra, l’Argentina, il Canada, la Corea del Sud il Baliato di Guernsey, l’Isola di Man, le Isole Fær Øer, Israele, il Baliato di Jersey, la Nuova Zelanda, il Giappone, il Regno Unito, la Svizzera, l’Uruguay</w:t>
      </w:r>
      <w:r>
        <w:rPr>
          <w:rFonts w:cs="Arial"/>
          <w:sz w:val="16"/>
          <w:szCs w:val="16"/>
        </w:rPr>
        <w:t>, USA per le società aderenti al Data Privacy Framework</w:t>
      </w:r>
      <w:r w:rsidR="006F109C">
        <w:rPr>
          <w:rFonts w:cs="Arial"/>
          <w:sz w:val="16"/>
          <w:szCs w:val="16"/>
        </w:rPr>
        <w:t>.</w:t>
      </w:r>
    </w:p>
  </w:footnote>
  <w:footnote w:id="4">
    <w:p w:rsidRPr="00A109AC" w:rsidR="00863D9C" w:rsidP="00A55BF3" w:rsidRDefault="00863D9C" w14:paraId="43284D9F" w14:textId="2EAFC49C">
      <w:pPr>
        <w:pStyle w:val="Testonotaapidipagina"/>
        <w:spacing w:before="60"/>
        <w:ind w:firstLine="0"/>
        <w:rPr>
          <w:rFonts w:cs="Arial"/>
          <w:sz w:val="16"/>
          <w:szCs w:val="16"/>
        </w:rPr>
      </w:pPr>
      <w:r w:rsidRPr="006F109C">
        <w:rPr>
          <w:rStyle w:val="Rimandonotaapidipagina"/>
          <w:rFonts w:cs="Arial"/>
        </w:rPr>
        <w:footnoteRef/>
      </w:r>
      <w:r w:rsidRPr="00A109AC">
        <w:rPr>
          <w:rFonts w:cs="Arial"/>
          <w:sz w:val="16"/>
          <w:szCs w:val="16"/>
        </w:rPr>
        <w:t xml:space="preserve"> Le aziende USA aderenti al Data Privacy Framework sono individuabili consultando la lista pubblicata al sito web https</w:t>
      </w:r>
      <w:r w:rsidRPr="006F109C">
        <w:rPr>
          <w:rFonts w:cs="Arial"/>
        </w:rPr>
        <w:t>:</w:t>
      </w:r>
      <w:r w:rsidRPr="00A109AC">
        <w:rPr>
          <w:rFonts w:cs="Arial"/>
          <w:sz w:val="16"/>
          <w:szCs w:val="16"/>
        </w:rPr>
        <w:t>//www.dataprivacyframework.gov/s/</w:t>
      </w:r>
      <w:r w:rsidR="006F109C">
        <w:rPr>
          <w:rFonts w:cs="Arial"/>
          <w:sz w:val="16"/>
          <w:szCs w:val="16"/>
        </w:rPr>
        <w:t>.</w:t>
      </w:r>
    </w:p>
  </w:footnote>
  <w:footnote w:id="5">
    <w:p w:rsidRPr="00A109AC" w:rsidR="006B3845" w:rsidP="00A55BF3" w:rsidRDefault="006B3845" w14:paraId="7AC70C5D" w14:textId="2C41F4E5">
      <w:pPr>
        <w:pStyle w:val="Testonotaapidipagina"/>
        <w:spacing w:before="60"/>
        <w:ind w:firstLine="0"/>
        <w:rPr>
          <w:rFonts w:cs="Arial"/>
          <w:sz w:val="16"/>
          <w:szCs w:val="16"/>
        </w:rPr>
      </w:pPr>
      <w:r w:rsidRPr="00A55BF3">
        <w:rPr>
          <w:rStyle w:val="Rimandonotaapidipagina"/>
          <w:rFonts w:cs="Arial"/>
        </w:rPr>
        <w:footnoteRef/>
      </w:r>
      <w:r w:rsidRPr="00A109AC">
        <w:rPr>
          <w:rFonts w:cs="Arial"/>
          <w:sz w:val="16"/>
          <w:szCs w:val="16"/>
        </w:rPr>
        <w:t xml:space="preserve"> Per SEE (Spazio Economico </w:t>
      </w:r>
      <w:r w:rsidRPr="00A109AC" w:rsidR="001A47F1">
        <w:rPr>
          <w:rFonts w:cs="Arial"/>
          <w:sz w:val="16"/>
          <w:szCs w:val="16"/>
        </w:rPr>
        <w:t>Europeo</w:t>
      </w:r>
      <w:r w:rsidRPr="00A109AC">
        <w:rPr>
          <w:rFonts w:cs="Arial"/>
          <w:sz w:val="16"/>
          <w:szCs w:val="16"/>
        </w:rPr>
        <w:t>) si intendono, oltre ai paesi aderenti all’Unione Europea, l'Islanda, il Liechtenstein e la Norvegia</w:t>
      </w:r>
      <w:r w:rsidR="00A55BF3">
        <w:rPr>
          <w:rFonts w:cs="Arial"/>
          <w:sz w:val="16"/>
          <w:szCs w:val="16"/>
        </w:rPr>
        <w:t>.</w:t>
      </w:r>
    </w:p>
  </w:footnote>
  <w:footnote w:id="6">
    <w:p w:rsidRPr="00A109AC" w:rsidR="006B3845" w:rsidP="00A55BF3" w:rsidRDefault="006B3845" w14:paraId="41324AF0" w14:textId="77777777">
      <w:pPr>
        <w:pStyle w:val="Testonotaapidipagina"/>
        <w:spacing w:before="60"/>
        <w:ind w:firstLine="0"/>
        <w:rPr>
          <w:rFonts w:cs="Arial"/>
          <w:sz w:val="16"/>
          <w:szCs w:val="16"/>
        </w:rPr>
      </w:pPr>
      <w:r w:rsidRPr="006F109C">
        <w:rPr>
          <w:rStyle w:val="Rimandonotaapidipagina"/>
          <w:rFonts w:cs="Arial"/>
        </w:rPr>
        <w:footnoteRef/>
      </w:r>
      <w:r w:rsidRPr="00A109AC">
        <w:rPr>
          <w:rFonts w:cs="Arial"/>
          <w:sz w:val="16"/>
          <w:szCs w:val="16"/>
        </w:rPr>
        <w:t xml:space="preserve"> I Paesi extra UE/SEE con un adeguato livello di protezione dei dati personali sono quelli che hanno adottato una propria normativa sulla protezione dei dati personali valutata dalla Commissione Ue come adeguata e quindi avente norme e tutele per gli interessati equivalenti alla normativa europea. Pertanto, i trasferimenti di dati personali verso questi Paesi sono di fatto equiparati a quelli verso i Paesi Ue. Alla data di pubblicazione del presente modello sono: l’Andorra, l’Argentina, il Canada, la Corea del Sud il Baliato di Guernsey, l’Isola di Man, le Isole Fær Øer, Israele, il Baliato di Jersey, la Nuova Zelanda, il Giappone, il Regno Unito, la Svizzera, l’Uruguay</w:t>
      </w:r>
      <w:r>
        <w:rPr>
          <w:rFonts w:cs="Arial"/>
          <w:sz w:val="16"/>
          <w:szCs w:val="16"/>
        </w:rPr>
        <w:t>, USA per le società aderenti al Data Privacy Framework</w:t>
      </w:r>
    </w:p>
  </w:footnote>
  <w:footnote w:id="7">
    <w:p w:rsidRPr="00A109AC" w:rsidR="006B3845" w:rsidP="00A55BF3" w:rsidRDefault="006B3845" w14:paraId="4171BC78" w14:textId="77777777">
      <w:pPr>
        <w:pStyle w:val="Testonotaapidipagina"/>
        <w:spacing w:before="60"/>
        <w:ind w:firstLine="0"/>
        <w:rPr>
          <w:rFonts w:cs="Arial"/>
          <w:sz w:val="16"/>
          <w:szCs w:val="16"/>
        </w:rPr>
      </w:pPr>
      <w:r w:rsidRPr="006F109C">
        <w:rPr>
          <w:rStyle w:val="Rimandonotaapidipagina"/>
          <w:rFonts w:cs="Arial"/>
        </w:rPr>
        <w:footnoteRef/>
      </w:r>
      <w:r w:rsidRPr="00A109AC">
        <w:rPr>
          <w:rFonts w:cs="Arial"/>
          <w:sz w:val="16"/>
          <w:szCs w:val="16"/>
        </w:rPr>
        <w:t xml:space="preserve"> Le aziende USA aderenti al Data Privacy Framework sono individuabili consultando la lista pubblicata al sito web https://www.dataprivacyframework.gov/s/</w:t>
      </w:r>
    </w:p>
  </w:footnote>
  <w:footnote w:id="8">
    <w:p w:rsidRPr="006F109C" w:rsidR="00FC3559" w:rsidP="00A55BF3" w:rsidRDefault="00FC3559" w14:paraId="3CC859A0" w14:textId="5B119A89">
      <w:pPr>
        <w:pStyle w:val="Testonotaapidipagina"/>
        <w:spacing w:before="60"/>
        <w:ind w:firstLine="0"/>
        <w:rPr>
          <w:sz w:val="16"/>
          <w:szCs w:val="16"/>
        </w:rPr>
      </w:pPr>
      <w:r>
        <w:rPr>
          <w:rStyle w:val="Rimandonotaapidipagina"/>
        </w:rPr>
        <w:footnoteRef/>
      </w:r>
      <w:r>
        <w:t xml:space="preserve"> </w:t>
      </w:r>
      <w:r w:rsidRPr="006F109C">
        <w:rPr>
          <w:sz w:val="16"/>
          <w:szCs w:val="16"/>
        </w:rPr>
        <w:t>Su queste soluzioni non è applicabile la nomina di TIM da parte del Cliente ai sensi dell'art. 28 del GDPR. Si tratta in genere di soluzioni di fonia mobile e fissa e trasmissione dati.</w:t>
      </w:r>
    </w:p>
  </w:footnote>
  <w:footnote w:id="9">
    <w:p w:rsidRPr="006F109C" w:rsidR="00FC3559" w:rsidP="00A55BF3" w:rsidRDefault="00FC3559" w14:paraId="67C59193" w14:textId="1C76091B">
      <w:pPr>
        <w:pStyle w:val="Testonotaapidipagina"/>
        <w:spacing w:before="60"/>
        <w:ind w:firstLine="0"/>
        <w:rPr>
          <w:sz w:val="16"/>
          <w:szCs w:val="16"/>
        </w:rPr>
      </w:pPr>
      <w:r>
        <w:rPr>
          <w:rStyle w:val="Rimandonotaapidipagina"/>
        </w:rPr>
        <w:footnoteRef/>
      </w:r>
      <w:r>
        <w:t xml:space="preserve"> </w:t>
      </w:r>
      <w:r w:rsidRPr="006F109C">
        <w:rPr>
          <w:sz w:val="16"/>
          <w:szCs w:val="16"/>
        </w:rPr>
        <w:t>Lasciare il tipo dato e/o perimetro in ambito presenti nella lista e quindi togliere i perimetri non in ambito</w:t>
      </w:r>
      <w:r w:rsidR="006F109C">
        <w:rPr>
          <w:sz w:val="16"/>
          <w:szCs w:val="16"/>
        </w:rPr>
        <w:t>.</w:t>
      </w:r>
    </w:p>
  </w:footnote>
  <w:footnote w:id="10">
    <w:p w:rsidRPr="006F109C" w:rsidR="00FC3559" w:rsidP="00A55BF3" w:rsidRDefault="00FC3559" w14:paraId="216E9E94" w14:textId="1EA0F1FD">
      <w:pPr>
        <w:pStyle w:val="Testonotaapidipagina"/>
        <w:spacing w:before="60"/>
        <w:ind w:firstLine="0"/>
        <w:rPr>
          <w:sz w:val="16"/>
          <w:szCs w:val="16"/>
        </w:rPr>
      </w:pPr>
      <w:r>
        <w:rPr>
          <w:rStyle w:val="Rimandonotaapidipagina"/>
        </w:rPr>
        <w:footnoteRef/>
      </w:r>
      <w:r>
        <w:t xml:space="preserve"> </w:t>
      </w:r>
      <w:r w:rsidRPr="006F109C">
        <w:rPr>
          <w:sz w:val="16"/>
          <w:szCs w:val="16"/>
        </w:rPr>
        <w:t>Inserire la Società che svolge il trattamento. Nel caso di TIM inserire tra parentesi anche la Sigla della Funzione (ad es. CR.CD.R nel caso di CR Business). TIM per svolgere le attività per le quali è nominata responsabile al trattamento dati personali potrebbe avvalersi di ulteriori soggetti terzi (subfornitori) il cui elenco aggiornato è reperibile al seguente indirizzo https://assistenza.timbusiness.it/guida/wp-content/uploads/2018/05/Elenco-partner-di-TIM-GDPR-v1.pdf Togliere i trattamenti non in ambito</w:t>
      </w:r>
      <w:r w:rsidR="006F109C">
        <w:rPr>
          <w:sz w:val="16"/>
          <w:szCs w:val="16"/>
        </w:rPr>
        <w:t>.</w:t>
      </w:r>
    </w:p>
  </w:footnote>
  <w:footnote w:id="11">
    <w:p w:rsidRPr="006F109C" w:rsidR="00FC3559" w:rsidP="00A55BF3" w:rsidRDefault="00FC3559" w14:paraId="2BC65601" w14:textId="7C40C6A8">
      <w:pPr>
        <w:pStyle w:val="Testonotaapidipagina"/>
        <w:spacing w:before="60"/>
        <w:ind w:firstLine="0"/>
        <w:rPr>
          <w:sz w:val="16"/>
          <w:szCs w:val="16"/>
        </w:rPr>
      </w:pPr>
      <w:r>
        <w:rPr>
          <w:rStyle w:val="Rimandonotaapidipagina"/>
        </w:rPr>
        <w:footnoteRef/>
      </w:r>
      <w:r>
        <w:t xml:space="preserve"> </w:t>
      </w:r>
      <w:r w:rsidRPr="006F109C">
        <w:rPr>
          <w:sz w:val="16"/>
          <w:szCs w:val="16"/>
        </w:rPr>
        <w:t>Possibili opzioni: DC TIM SPA (Mercato)</w:t>
      </w:r>
      <w:r w:rsidRPr="006F109C" w:rsidR="00406D21">
        <w:rPr>
          <w:sz w:val="16"/>
          <w:szCs w:val="16"/>
        </w:rPr>
        <w:t xml:space="preserve"> in Italia</w:t>
      </w:r>
      <w:r w:rsidRPr="006F109C">
        <w:rPr>
          <w:sz w:val="16"/>
          <w:szCs w:val="16"/>
        </w:rPr>
        <w:t>, DC Società del Gruppo TIM</w:t>
      </w:r>
      <w:r w:rsidRPr="006F109C" w:rsidR="00406D21">
        <w:rPr>
          <w:sz w:val="16"/>
          <w:szCs w:val="16"/>
        </w:rPr>
        <w:t xml:space="preserve"> in Italia</w:t>
      </w:r>
      <w:r w:rsidRPr="006F109C">
        <w:rPr>
          <w:sz w:val="16"/>
          <w:szCs w:val="16"/>
        </w:rPr>
        <w:t xml:space="preserve">, </w:t>
      </w:r>
      <w:proofErr w:type="spellStart"/>
      <w:r w:rsidRPr="006F109C">
        <w:rPr>
          <w:sz w:val="16"/>
          <w:szCs w:val="16"/>
        </w:rPr>
        <w:t>Onsite</w:t>
      </w:r>
      <w:proofErr w:type="spellEnd"/>
      <w:r w:rsidRPr="006F109C" w:rsidR="00406D21">
        <w:rPr>
          <w:sz w:val="16"/>
          <w:szCs w:val="16"/>
        </w:rPr>
        <w:t xml:space="preserve"> in Italia o estero</w:t>
      </w:r>
      <w:r w:rsidRPr="006F109C">
        <w:rPr>
          <w:sz w:val="16"/>
          <w:szCs w:val="16"/>
        </w:rPr>
        <w:t xml:space="preserve"> (Cliente), DC fornitore</w:t>
      </w:r>
      <w:r w:rsidRPr="006F109C" w:rsidR="00406D21">
        <w:rPr>
          <w:sz w:val="16"/>
          <w:szCs w:val="16"/>
        </w:rPr>
        <w:t xml:space="preserve"> Italia o estero</w:t>
      </w:r>
      <w:r w:rsidR="006F109C">
        <w:rPr>
          <w:sz w:val="16"/>
          <w:szCs w:val="16"/>
        </w:rPr>
        <w:t>.</w:t>
      </w:r>
    </w:p>
  </w:footnote>
  <w:footnote w:id="12">
    <w:p w:rsidR="00FC3559" w:rsidP="00A55BF3" w:rsidRDefault="00FC3559" w14:paraId="72DE2DB7" w14:textId="3C58744C">
      <w:pPr>
        <w:pStyle w:val="Testonotaapidipagina"/>
        <w:spacing w:before="60"/>
        <w:ind w:firstLine="0"/>
      </w:pPr>
      <w:r>
        <w:rPr>
          <w:rStyle w:val="Rimandonotaapidipagina"/>
        </w:rPr>
        <w:footnoteRef/>
      </w:r>
      <w:r>
        <w:t xml:space="preserve"> </w:t>
      </w:r>
      <w:r w:rsidRPr="00A55BF3" w:rsidR="00004485">
        <w:rPr>
          <w:sz w:val="16"/>
          <w:szCs w:val="16"/>
        </w:rPr>
        <w:t>Riga in tabella da replicare per ogni soluzione/piattaforma presenti nel contratto cui l’ATCS si riferisce</w:t>
      </w:r>
      <w:r w:rsidR="00A55BF3">
        <w:rPr>
          <w:sz w:val="16"/>
          <w:szCs w:val="16"/>
        </w:rPr>
        <w:t>.</w:t>
      </w:r>
    </w:p>
  </w:footnote>
  <w:footnote w:id="13">
    <w:p w:rsidRPr="006F109C" w:rsidR="00FC3559" w:rsidP="00A55BF3" w:rsidRDefault="00FC3559" w14:paraId="508CBF03" w14:textId="0B976893">
      <w:pPr>
        <w:pStyle w:val="Testonotaapidipagina"/>
        <w:spacing w:before="60"/>
        <w:ind w:firstLine="0"/>
        <w:rPr>
          <w:sz w:val="16"/>
          <w:szCs w:val="16"/>
        </w:rPr>
      </w:pPr>
      <w:r>
        <w:rPr>
          <w:rStyle w:val="Rimandonotaapidipagina"/>
        </w:rPr>
        <w:footnoteRef/>
      </w:r>
      <w:r>
        <w:t xml:space="preserve"> </w:t>
      </w:r>
      <w:r w:rsidRPr="006F109C">
        <w:rPr>
          <w:sz w:val="16"/>
          <w:szCs w:val="16"/>
        </w:rPr>
        <w:t>Su questo perimetro non si applica il GDPR</w:t>
      </w:r>
      <w:r w:rsidR="006F109C">
        <w:rPr>
          <w:sz w:val="16"/>
          <w:szCs w:val="16"/>
        </w:rPr>
        <w:t>.</w:t>
      </w:r>
    </w:p>
  </w:footnote>
  <w:footnote w:id="14">
    <w:p w:rsidRPr="006F109C" w:rsidR="00FC3559" w:rsidP="00A55BF3" w:rsidRDefault="00FC3559" w14:paraId="4288C7E8" w14:textId="171D4890">
      <w:pPr>
        <w:pStyle w:val="Testonotaapidipagina"/>
        <w:spacing w:before="60"/>
        <w:ind w:firstLine="0"/>
        <w:rPr>
          <w:sz w:val="16"/>
          <w:szCs w:val="16"/>
        </w:rPr>
      </w:pPr>
      <w:r>
        <w:rPr>
          <w:rStyle w:val="Rimandonotaapidipagina"/>
        </w:rPr>
        <w:footnoteRef/>
      </w:r>
      <w:r>
        <w:t xml:space="preserve"> </w:t>
      </w:r>
      <w:r w:rsidRPr="006F109C" w:rsidR="00016BC0">
        <w:rPr>
          <w:sz w:val="16"/>
          <w:szCs w:val="16"/>
        </w:rPr>
        <w:t>È</w:t>
      </w:r>
      <w:r w:rsidRPr="006F109C">
        <w:rPr>
          <w:sz w:val="16"/>
          <w:szCs w:val="16"/>
        </w:rPr>
        <w:t xml:space="preserve"> il caso di Società che non svolge alcun trattamento ma ha un rapporto contrattuale</w:t>
      </w:r>
      <w:r w:rsidR="006F109C">
        <w:rPr>
          <w:sz w:val="16"/>
          <w:szCs w:val="16"/>
        </w:rPr>
        <w:t>.</w:t>
      </w:r>
    </w:p>
  </w:footnote>
  <w:footnote w:id="15">
    <w:p w:rsidR="00FC3559" w:rsidP="00A55BF3" w:rsidRDefault="00FC3559" w14:paraId="1469E5C0" w14:textId="0C9CCB7A">
      <w:pPr>
        <w:pStyle w:val="Testonotaapidipagina"/>
        <w:spacing w:before="60"/>
        <w:ind w:firstLine="0"/>
      </w:pPr>
      <w:r>
        <w:rPr>
          <w:rStyle w:val="Rimandonotaapidipagina"/>
        </w:rPr>
        <w:footnoteRef/>
      </w:r>
      <w:r>
        <w:t xml:space="preserve"> </w:t>
      </w:r>
      <w:r w:rsidRPr="00A55BF3">
        <w:rPr>
          <w:sz w:val="16"/>
          <w:szCs w:val="16"/>
        </w:rPr>
        <w:t>Gli eventuali trattamenti aggiuntivi vanno poi mappati col Gestore MIMIP</w:t>
      </w:r>
      <w:r w:rsidR="00A55BF3">
        <w:rPr>
          <w:sz w:val="16"/>
          <w:szCs w:val="16"/>
        </w:rPr>
        <w:t>.</w:t>
      </w:r>
    </w:p>
  </w:footnote>
  <w:footnote w:id="16">
    <w:p w:rsidRPr="00751D94" w:rsidR="00FC3559" w:rsidP="00751D94" w:rsidRDefault="00FC3559" w14:paraId="579D43AE" w14:textId="335CF6B4">
      <w:pPr>
        <w:pStyle w:val="Testonotaapidipagina"/>
        <w:ind w:firstLine="0"/>
        <w:rPr>
          <w:sz w:val="16"/>
          <w:szCs w:val="16"/>
        </w:rPr>
      </w:pPr>
      <w:r>
        <w:rPr>
          <w:rStyle w:val="Rimandonotaapidipagina"/>
        </w:rPr>
        <w:footnoteRef/>
      </w:r>
      <w:r>
        <w:t xml:space="preserve"> </w:t>
      </w:r>
      <w:r w:rsidRPr="00751D94">
        <w:rPr>
          <w:sz w:val="16"/>
          <w:szCs w:val="16"/>
        </w:rPr>
        <w:t xml:space="preserve">Nel caso TIM inserire tra parentesi anche la struttura (Business, Technology, </w:t>
      </w:r>
      <w:proofErr w:type="spellStart"/>
      <w:r w:rsidRPr="00751D94">
        <w:rPr>
          <w:sz w:val="16"/>
          <w:szCs w:val="16"/>
        </w:rPr>
        <w:t>etc</w:t>
      </w:r>
      <w:proofErr w:type="spellEnd"/>
      <w:r w:rsidRPr="00751D94">
        <w:rPr>
          <w:sz w:val="16"/>
          <w:szCs w:val="16"/>
        </w:rPr>
        <w:t>)</w:t>
      </w:r>
    </w:p>
  </w:footnote>
  <w:footnote w:id="17">
    <w:p w:rsidR="00FC3559" w:rsidP="00020D63" w:rsidRDefault="00FC3559" w14:paraId="645BF9BB" w14:textId="77777777">
      <w:pPr>
        <w:pStyle w:val="Testonotaapidipagina"/>
        <w:ind w:firstLine="0"/>
      </w:pPr>
      <w:r>
        <w:rPr>
          <w:rStyle w:val="Rimandonotaapidipagina"/>
        </w:rPr>
        <w:footnoteRef/>
      </w:r>
      <w:r>
        <w:t xml:space="preserve"> </w:t>
      </w:r>
      <w:r w:rsidRPr="00020D63">
        <w:rPr>
          <w:rFonts w:ascii="Bell Centennial Address" w:hAnsi="Bell Centennial Address"/>
          <w:sz w:val="16"/>
          <w:szCs w:val="16"/>
        </w:rPr>
        <w:t>In quanto il D.lgs. 109/2008 («Frattini») si applica solo ai servizi «telco» di cui i servizi DSP non rientrano e la prestazione non è richiesta dal Decreto n. 117/2018 (nuovo «repertorio).</w:t>
      </w:r>
    </w:p>
  </w:footnote>
  <w:footnote w:id="18">
    <w:p w:rsidR="00FC3559" w:rsidP="00020D63" w:rsidRDefault="00FC3559" w14:paraId="196F1878" w14:textId="48994F74">
      <w:pPr>
        <w:pStyle w:val="Testonotaapidipagina"/>
        <w:ind w:firstLine="0"/>
      </w:pPr>
      <w:r>
        <w:rPr>
          <w:rStyle w:val="Rimandonotaapidipagina"/>
        </w:rPr>
        <w:footnoteRef/>
      </w:r>
      <w:r>
        <w:t xml:space="preserve"> </w:t>
      </w:r>
      <w:r w:rsidRPr="00020D63" w:rsidR="00020D63">
        <w:rPr>
          <w:rFonts w:ascii="Bell Centennial Address" w:hAnsi="Bell Centennial Address" w:cs="Arial"/>
          <w:sz w:val="16"/>
          <w:szCs w:val="16"/>
        </w:rPr>
        <w:t>Cons</w:t>
      </w:r>
      <w:r w:rsidRPr="00020D63">
        <w:rPr>
          <w:rFonts w:ascii="Bell Centennial Address" w:hAnsi="Bell Centennial Address" w:cs="Arial"/>
          <w:sz w:val="16"/>
          <w:szCs w:val="16"/>
        </w:rPr>
        <w:t>. 17 Direttiva NIS: […] servizi cloud computing […]: “scalabile”: si riferisce alle risorse informatiche che sono assegnate in modo flessibile dal fornitore di servizi nella nuvola per gestire le fluttuazioni della domanda; “elastico”: si</w:t>
      </w:r>
      <w:r w:rsidRPr="00020D63">
        <w:rPr>
          <w:sz w:val="16"/>
          <w:szCs w:val="16"/>
        </w:rPr>
        <w:t xml:space="preserve"> </w:t>
      </w:r>
      <w:r w:rsidRPr="00020D63">
        <w:rPr>
          <w:rFonts w:ascii="Bell Centennial Address" w:hAnsi="Bell Centennial Address" w:cs="Arial"/>
          <w:sz w:val="16"/>
          <w:szCs w:val="16"/>
        </w:rPr>
        <w:t>riferisce alle risorse informatiche che sono fornite e diffuse in base alla richiesta, al fine di aumentare o ridurre rapidamente le risorse disponibili in base al carico di lavoro; “condivisibili”: si riferisce alle risorse informatiche che sono</w:t>
      </w:r>
      <w:r w:rsidRPr="00A17D94">
        <w:rPr>
          <w:rFonts w:ascii="Bell Centennial Address" w:hAnsi="Bell Centennial Address" w:cs="Arial"/>
        </w:rPr>
        <w:t xml:space="preserve"> fornite a una molteplicità di utenti finali che condividono un accesso comune al servizio, mentre il trattamento è effettuato separatamente per ogni utente.</w:t>
      </w:r>
    </w:p>
  </w:footnote>
  <w:footnote w:id="19">
    <w:p w:rsidR="0027008E" w:rsidP="00500312" w:rsidRDefault="0027008E" w14:paraId="788C46BA" w14:textId="28E3AB3C">
      <w:pPr>
        <w:pStyle w:val="Testonotaapidipagina"/>
        <w:ind w:firstLine="0"/>
      </w:pPr>
      <w:r>
        <w:rPr>
          <w:rStyle w:val="Rimandonotaapidipagina"/>
        </w:rPr>
        <w:footnoteRef/>
      </w:r>
      <w:r>
        <w:t xml:space="preserve"> </w:t>
      </w:r>
      <w:r>
        <w:rPr>
          <w:sz w:val="16"/>
          <w:szCs w:val="16"/>
        </w:rPr>
        <w:t>Per le App destinate alla clientela, se gratuite, occorre indicare la possibilità di disinstallare l’App qualora l’utente non ritenga di accettare le modifiche mentre, se a pagamento, occorre fare riferimento alle modalità previste dalla normativa vigente in termini di preavviso e diritto di recesso.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Grigliatabella"/>
      <w:tblW w:w="10343" w:type="dxa"/>
      <w:tblLook w:val="04A0" w:firstRow="1" w:lastRow="0" w:firstColumn="1" w:lastColumn="0" w:noHBand="0" w:noVBand="1"/>
    </w:tblPr>
    <w:tblGrid>
      <w:gridCol w:w="4020"/>
      <w:gridCol w:w="848"/>
      <w:gridCol w:w="1623"/>
      <w:gridCol w:w="3852"/>
    </w:tblGrid>
    <w:tr w:rsidRPr="00310BFB" w:rsidR="00FC3559" w:rsidTr="563B6AD3" w14:paraId="4B05D444" w14:textId="77777777">
      <w:trPr>
        <w:trHeight w:val="975"/>
      </w:trPr>
      <w:tc>
        <w:tcPr>
          <w:tcW w:w="4868" w:type="dxa"/>
          <w:gridSpan w:val="2"/>
          <w:tcMar/>
        </w:tcPr>
        <w:p w:rsidR="00FC3559" w:rsidP="00B70E75" w:rsidRDefault="365F5575" w14:paraId="4A89275C" w14:textId="55B0F716">
          <w:r>
            <w:rPr>
              <w:noProof/>
            </w:rPr>
            <w:drawing>
              <wp:inline distT="0" distB="0" distL="0" distR="0" wp14:anchorId="2E36221F" wp14:editId="3BA25E8C">
                <wp:extent cx="769620" cy="369183"/>
                <wp:effectExtent l="0" t="0" r="0" b="0"/>
                <wp:docPr id="16508406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769620" cy="369183"/>
                        </a:xfrm>
                        <a:prstGeom prst="rect">
                          <a:avLst/>
                        </a:prstGeom>
                      </pic:spPr>
                    </pic:pic>
                  </a:graphicData>
                </a:graphic>
              </wp:inline>
            </w:drawing>
          </w:r>
        </w:p>
      </w:tc>
      <w:tc>
        <w:tcPr>
          <w:tcW w:w="5475" w:type="dxa"/>
          <w:gridSpan w:val="2"/>
          <w:tcMar/>
          <w:vAlign w:val="center"/>
        </w:tcPr>
        <w:p w:rsidRPr="00764D9A" w:rsidR="00FC3559" w:rsidP="365F5575" w:rsidRDefault="365F5575" w14:paraId="0AB7DF7F" w14:textId="126BC8C5">
          <w:pPr>
            <w:jc w:val="center"/>
            <w:rPr>
              <w:rFonts w:ascii="Arial" w:hAnsi="Arial" w:eastAsia="Arial" w:cs="Arial"/>
              <w:sz w:val="18"/>
              <w:szCs w:val="18"/>
            </w:rPr>
          </w:pPr>
          <w:r w:rsidRPr="365F5575">
            <w:rPr>
              <w:rFonts w:ascii="Arial" w:hAnsi="Arial" w:eastAsia="Arial" w:cs="Arial"/>
              <w:i/>
              <w:iCs/>
              <w:color w:val="000000" w:themeColor="text1"/>
              <w:sz w:val="18"/>
              <w:szCs w:val="18"/>
            </w:rPr>
            <w:t>Tipo documento: Procedura Operativa</w:t>
          </w:r>
        </w:p>
      </w:tc>
    </w:tr>
    <w:tr w:rsidR="00FC3559" w:rsidTr="563B6AD3" w14:paraId="40B1A98C" w14:textId="77777777">
      <w:trPr>
        <w:trHeight w:val="1170"/>
      </w:trPr>
      <w:tc>
        <w:tcPr>
          <w:tcW w:w="10343" w:type="dxa"/>
          <w:gridSpan w:val="4"/>
          <w:tcMar/>
          <w:vAlign w:val="center"/>
        </w:tcPr>
        <w:p w:rsidR="00FC3559" w:rsidP="365F5575" w:rsidRDefault="0C30311C" w14:paraId="037C07D5" w14:textId="7AF49E09">
          <w:pPr>
            <w:jc w:val="center"/>
          </w:pPr>
          <w:r w:rsidRPr="563B6AD3" w:rsidR="563B6AD3">
            <w:rPr>
              <w:rFonts w:ascii="Arial" w:hAnsi="Arial" w:eastAsia="Arial" w:cs="Arial"/>
              <w:i w:val="1"/>
              <w:iCs w:val="1"/>
              <w:sz w:val="18"/>
              <w:szCs w:val="18"/>
            </w:rPr>
            <w:t xml:space="preserve">Allegato </w:t>
          </w:r>
          <w:r w:rsidRPr="563B6AD3" w:rsidR="563B6AD3">
            <w:rPr>
              <w:rFonts w:ascii="Arial" w:hAnsi="Arial" w:eastAsia="Arial" w:cs="Arial"/>
              <w:i w:val="1"/>
              <w:iCs w:val="1"/>
              <w:sz w:val="18"/>
              <w:szCs w:val="18"/>
            </w:rPr>
            <w:t>12</w:t>
          </w:r>
          <w:r w:rsidRPr="563B6AD3" w:rsidR="563B6AD3">
            <w:rPr>
              <w:rFonts w:ascii="Arial" w:hAnsi="Arial" w:eastAsia="Arial" w:cs="Arial"/>
              <w:i w:val="1"/>
              <w:iCs w:val="1"/>
              <w:sz w:val="18"/>
              <w:szCs w:val="18"/>
            </w:rPr>
            <w:t xml:space="preserve"> al documento:</w:t>
          </w:r>
          <w:r w:rsidRPr="563B6AD3" w:rsidR="563B6AD3">
            <w:rPr>
              <w:rFonts w:ascii="Arial" w:hAnsi="Arial" w:eastAsia="Arial" w:cs="Arial"/>
              <w:sz w:val="18"/>
              <w:szCs w:val="18"/>
            </w:rPr>
            <w:t xml:space="preserve"> </w:t>
          </w:r>
        </w:p>
        <w:p w:rsidR="00FC3559" w:rsidP="365F5575" w:rsidRDefault="365F5575" w14:paraId="0A105E6C" w14:textId="131A93D2">
          <w:pPr>
            <w:ind w:right="-75" w:hanging="60"/>
            <w:jc w:val="center"/>
          </w:pPr>
          <w:r w:rsidRPr="365F5575">
            <w:rPr>
              <w:rFonts w:ascii="Arial" w:hAnsi="Arial" w:eastAsia="Arial" w:cs="Arial"/>
              <w:b/>
              <w:bCs/>
              <w:color w:val="000000" w:themeColor="text1"/>
              <w:sz w:val="18"/>
              <w:szCs w:val="18"/>
            </w:rPr>
            <w:t>Ciclo Passivo Olivetti</w:t>
          </w:r>
          <w:r w:rsidRPr="365F5575">
            <w:rPr>
              <w:rFonts w:ascii="Arial" w:hAnsi="Arial" w:eastAsia="Arial" w:cs="Arial"/>
              <w:i/>
              <w:iCs/>
              <w:color w:val="000000" w:themeColor="text1"/>
              <w:sz w:val="18"/>
              <w:szCs w:val="18"/>
            </w:rPr>
            <w:t xml:space="preserve"> </w:t>
          </w:r>
        </w:p>
        <w:p w:rsidR="00FC3559" w:rsidP="365F5575" w:rsidRDefault="365F5575" w14:paraId="3DBF8C38" w14:textId="150D8A93">
          <w:pPr>
            <w:jc w:val="center"/>
            <w:rPr>
              <w:rStyle w:val="headerleftboldChar"/>
              <w:rFonts w:eastAsia="Arial" w:cs="Arial"/>
              <w:sz w:val="20"/>
              <w:szCs w:val="20"/>
            </w:rPr>
          </w:pPr>
          <w:r w:rsidRPr="365F5575">
            <w:rPr>
              <w:rFonts w:ascii="Arial" w:hAnsi="Arial" w:eastAsia="Arial" w:cs="Arial"/>
              <w:i/>
              <w:iCs/>
              <w:sz w:val="18"/>
              <w:szCs w:val="18"/>
            </w:rPr>
            <w:t>Titolo Allegato:</w:t>
          </w:r>
        </w:p>
        <w:p w:rsidR="00FC3559" w:rsidP="365F5575" w:rsidRDefault="365F5575" w14:paraId="39AD1955" w14:textId="50666C77">
          <w:pPr>
            <w:jc w:val="center"/>
            <w:rPr>
              <w:rStyle w:val="headerleftboldChar"/>
              <w:rFonts w:eastAsia="Arial" w:cs="Arial"/>
              <w:sz w:val="20"/>
              <w:szCs w:val="20"/>
            </w:rPr>
          </w:pPr>
          <w:r w:rsidRPr="365F5575">
            <w:rPr>
              <w:rFonts w:ascii="Arial" w:hAnsi="Arial" w:eastAsia="Arial" w:cs="Arial"/>
              <w:i/>
              <w:iCs/>
              <w:sz w:val="18"/>
              <w:szCs w:val="18"/>
            </w:rPr>
            <w:t xml:space="preserve"> </w:t>
          </w:r>
          <w:r w:rsidRPr="365F5575">
            <w:rPr>
              <w:rStyle w:val="headerleftboldChar"/>
              <w:rFonts w:eastAsia="Arial" w:cs="Arial"/>
              <w:sz w:val="20"/>
              <w:szCs w:val="20"/>
              <w:lang w:eastAsia="en-US"/>
            </w:rPr>
            <w:t xml:space="preserve">Compliance e Sicurezza settore pubblico - Soluzioni Cliente </w:t>
          </w:r>
        </w:p>
      </w:tc>
    </w:tr>
    <w:tr w:rsidRPr="00310BFB" w:rsidR="008D4632" w:rsidTr="563B6AD3" w14:paraId="2831CE93" w14:textId="77777777">
      <w:trPr>
        <w:trHeight w:val="300"/>
      </w:trPr>
      <w:tc>
        <w:tcPr>
          <w:tcW w:w="4020" w:type="dxa"/>
          <w:tcMar/>
        </w:tcPr>
        <w:p w:rsidRPr="008D4632" w:rsidR="008D4632" w:rsidP="365F5575" w:rsidRDefault="365F5575" w14:paraId="3E508B62" w14:textId="64BA186F">
          <w:pPr>
            <w:spacing w:line="240" w:lineRule="exact"/>
            <w:ind w:right="45"/>
            <w:jc w:val="center"/>
          </w:pPr>
          <w:r w:rsidRPr="365F5575">
            <w:rPr>
              <w:rFonts w:ascii="Arial" w:hAnsi="Arial" w:eastAsia="Arial" w:cs="Arial"/>
              <w:i/>
              <w:iCs/>
              <w:color w:val="000000" w:themeColor="text1"/>
              <w:sz w:val="18"/>
              <w:szCs w:val="18"/>
            </w:rPr>
            <w:t>Codice documento di riferimento</w:t>
          </w:r>
          <w:r w:rsidRPr="365F5575">
            <w:rPr>
              <w:rFonts w:ascii="Arial" w:hAnsi="Arial" w:eastAsia="Arial" w:cs="Arial"/>
              <w:color w:val="000000" w:themeColor="text1"/>
              <w:sz w:val="18"/>
              <w:szCs w:val="18"/>
            </w:rPr>
            <w:t xml:space="preserve"> </w:t>
          </w:r>
        </w:p>
        <w:p w:rsidRPr="008D4632" w:rsidR="008D4632" w:rsidP="365F5575" w:rsidRDefault="365F5575" w14:paraId="769D84D2" w14:textId="1F31591C">
          <w:pPr>
            <w:pStyle w:val="Intestazione"/>
            <w:spacing w:line="240" w:lineRule="exact"/>
            <w:jc w:val="center"/>
          </w:pPr>
          <w:r w:rsidRPr="563B6AD3" w:rsidR="563B6AD3">
            <w:rPr>
              <w:rFonts w:ascii="Arial" w:hAnsi="Arial" w:eastAsia="Arial" w:cs="Arial"/>
              <w:sz w:val="18"/>
              <w:szCs w:val="18"/>
            </w:rPr>
            <w:t>2024-001</w:t>
          </w:r>
          <w:r w:rsidRPr="563B6AD3" w:rsidR="563B6AD3">
            <w:rPr>
              <w:rFonts w:ascii="Arial" w:hAnsi="Arial" w:eastAsia="Arial" w:cs="Arial"/>
              <w:sz w:val="18"/>
              <w:szCs w:val="18"/>
            </w:rPr>
            <w:t>44</w:t>
          </w:r>
          <w:r w:rsidRPr="563B6AD3" w:rsidR="563B6AD3">
            <w:rPr>
              <w:rFonts w:ascii="Arial" w:hAnsi="Arial" w:eastAsia="Arial" w:cs="Arial"/>
              <w:sz w:val="18"/>
              <w:szCs w:val="18"/>
            </w:rPr>
            <w:t xml:space="preserve"> </w:t>
          </w:r>
        </w:p>
      </w:tc>
      <w:tc>
        <w:tcPr>
          <w:tcW w:w="2471" w:type="dxa"/>
          <w:gridSpan w:val="2"/>
          <w:tcMar/>
        </w:tcPr>
        <w:p w:rsidRPr="00310BFB" w:rsidR="008D4632" w:rsidP="365F5575" w:rsidRDefault="365F5575" w14:paraId="6A68806C" w14:textId="45D4AAAF">
          <w:pPr>
            <w:ind w:right="45"/>
            <w:jc w:val="center"/>
          </w:pPr>
          <w:r w:rsidRPr="365F5575">
            <w:rPr>
              <w:rFonts w:ascii="Arial" w:hAnsi="Arial" w:eastAsia="Arial" w:cs="Arial"/>
              <w:i/>
              <w:iCs/>
              <w:color w:val="000000" w:themeColor="text1"/>
              <w:sz w:val="18"/>
              <w:szCs w:val="18"/>
            </w:rPr>
            <w:t>Versione</w:t>
          </w:r>
          <w:r w:rsidRPr="365F5575">
            <w:rPr>
              <w:rFonts w:ascii="Arial" w:hAnsi="Arial" w:eastAsia="Arial" w:cs="Arial"/>
              <w:color w:val="000000" w:themeColor="text1"/>
              <w:sz w:val="18"/>
              <w:szCs w:val="18"/>
            </w:rPr>
            <w:t xml:space="preserve"> </w:t>
          </w:r>
        </w:p>
        <w:p w:rsidRPr="00310BFB" w:rsidR="008D4632" w:rsidP="563B6AD3" w:rsidRDefault="365F5575" w14:paraId="13FD7590" w14:textId="350D7A09">
          <w:pPr>
            <w:jc w:val="center"/>
            <w:rPr>
              <w:rFonts w:ascii="Arial" w:hAnsi="Arial" w:eastAsia="Arial" w:cs="Arial"/>
              <w:i w:val="1"/>
              <w:iCs w:val="1"/>
              <w:color w:val="000000" w:themeColor="text1" w:themeTint="FF" w:themeShade="FF"/>
              <w:sz w:val="18"/>
              <w:szCs w:val="18"/>
            </w:rPr>
          </w:pPr>
          <w:r w:rsidRPr="563B6AD3" w:rsidR="563B6AD3">
            <w:rPr>
              <w:rFonts w:ascii="Arial" w:hAnsi="Arial" w:eastAsia="Arial" w:cs="Arial"/>
              <w:i w:val="1"/>
              <w:iCs w:val="1"/>
              <w:color w:val="000000" w:themeColor="text1" w:themeTint="FF" w:themeShade="FF"/>
              <w:sz w:val="18"/>
              <w:szCs w:val="18"/>
            </w:rPr>
            <w:t>2</w:t>
          </w:r>
        </w:p>
      </w:tc>
      <w:tc>
        <w:tcPr>
          <w:tcW w:w="3852" w:type="dxa"/>
          <w:tcMar/>
        </w:tcPr>
        <w:p w:rsidRPr="00310BFB" w:rsidR="008D4632" w:rsidP="365F5575" w:rsidRDefault="365F5575" w14:paraId="6BC98E11" w14:textId="2809B525">
          <w:pPr>
            <w:ind w:left="45" w:right="45"/>
            <w:jc w:val="center"/>
            <w:rPr>
              <w:rFonts w:ascii="Arial" w:hAnsi="Arial" w:eastAsia="Arial" w:cs="Arial"/>
              <w:color w:val="000000" w:themeColor="text1"/>
              <w:sz w:val="18"/>
              <w:szCs w:val="18"/>
            </w:rPr>
          </w:pPr>
          <w:r w:rsidRPr="365F5575">
            <w:rPr>
              <w:rFonts w:ascii="Arial" w:hAnsi="Arial" w:eastAsia="Arial" w:cs="Arial"/>
              <w:i/>
              <w:iCs/>
              <w:color w:val="000000" w:themeColor="text1"/>
              <w:sz w:val="18"/>
              <w:szCs w:val="18"/>
            </w:rPr>
            <w:t>Data pubblicazione</w:t>
          </w:r>
        </w:p>
        <w:p w:rsidRPr="00310BFB" w:rsidR="008D4632" w:rsidP="00612FA4" w:rsidRDefault="00612FA4" w14:paraId="7D93BFCB" w14:textId="7C0E0FB3">
          <w:pPr>
            <w:jc w:val="center"/>
            <w:rPr>
              <w:rFonts w:ascii="Arial" w:hAnsi="Arial" w:cs="Arial"/>
              <w:sz w:val="16"/>
              <w:szCs w:val="16"/>
            </w:rPr>
          </w:pPr>
          <w:r w:rsidRPr="563B6AD3" w:rsidR="563B6AD3">
            <w:rPr>
              <w:sz w:val="18"/>
              <w:szCs w:val="18"/>
            </w:rPr>
            <w:t>30</w:t>
          </w:r>
          <w:r w:rsidRPr="563B6AD3" w:rsidR="563B6AD3">
            <w:rPr>
              <w:sz w:val="18"/>
              <w:szCs w:val="18"/>
            </w:rPr>
            <w:t>/</w:t>
          </w:r>
          <w:r w:rsidRPr="563B6AD3" w:rsidR="563B6AD3">
            <w:rPr>
              <w:sz w:val="18"/>
              <w:szCs w:val="18"/>
            </w:rPr>
            <w:t>03</w:t>
          </w:r>
          <w:r w:rsidRPr="563B6AD3" w:rsidR="563B6AD3">
            <w:rPr>
              <w:sz w:val="18"/>
              <w:szCs w:val="18"/>
            </w:rPr>
            <w:t>/202</w:t>
          </w:r>
          <w:r w:rsidRPr="563B6AD3" w:rsidR="563B6AD3">
            <w:rPr>
              <w:sz w:val="18"/>
              <w:szCs w:val="18"/>
            </w:rPr>
            <w:t>6</w:t>
          </w:r>
        </w:p>
      </w:tc>
    </w:tr>
  </w:tbl>
  <w:p w:rsidRPr="00B2572A" w:rsidR="00FC3559" w:rsidP="008D4632" w:rsidRDefault="00FC3559" w14:paraId="3817ED98" w14:textId="6F07F382">
    <w:pPr>
      <w:pStyle w:val="Intestazione"/>
      <w:spacing w:before="120" w:after="240" w:line="240" w:lineRule="exact"/>
      <w:rPr>
        <w:rFonts w:ascii="Arial" w:hAnsi="Arial" w:cs="Arial"/>
        <w:b/>
        <w:bCs/>
        <w:sz w:val="20"/>
        <w:szCs w:val="20"/>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Grigliatabella"/>
      <w:tblW w:w="0" w:type="auto"/>
      <w:tblLook w:val="04A0" w:firstRow="1" w:lastRow="0" w:firstColumn="1" w:lastColumn="0" w:noHBand="0" w:noVBand="1"/>
    </w:tblPr>
    <w:tblGrid>
      <w:gridCol w:w="3245"/>
      <w:gridCol w:w="1623"/>
      <w:gridCol w:w="1623"/>
      <w:gridCol w:w="3246"/>
    </w:tblGrid>
    <w:tr w:rsidRPr="00310BFB" w:rsidR="00FC3559" w:rsidTr="00387BF8" w14:paraId="19932935" w14:textId="77777777">
      <w:tc>
        <w:tcPr>
          <w:tcW w:w="4868" w:type="dxa"/>
          <w:gridSpan w:val="2"/>
          <w:tcBorders>
            <w:top w:val="nil"/>
            <w:left w:val="nil"/>
            <w:bottom w:val="nil"/>
            <w:right w:val="nil"/>
          </w:tcBorders>
        </w:tcPr>
        <w:p w:rsidR="00FC3559" w:rsidP="00A768B9" w:rsidRDefault="00FC3559" w14:paraId="24BBC6CC" w14:textId="77777777">
          <w:r>
            <w:rPr>
              <w:noProof/>
            </w:rPr>
            <w:drawing>
              <wp:inline distT="0" distB="0" distL="0" distR="0" wp14:anchorId="2554A3F0" wp14:editId="3B21E94E">
                <wp:extent cx="736600" cy="196073"/>
                <wp:effectExtent l="0" t="0" r="635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8" cy="201271"/>
                        </a:xfrm>
                        <a:prstGeom prst="rect">
                          <a:avLst/>
                        </a:prstGeom>
                        <a:noFill/>
                        <a:ln>
                          <a:noFill/>
                        </a:ln>
                      </pic:spPr>
                    </pic:pic>
                  </a:graphicData>
                </a:graphic>
              </wp:inline>
            </w:drawing>
          </w:r>
        </w:p>
      </w:tc>
      <w:tc>
        <w:tcPr>
          <w:tcW w:w="4869" w:type="dxa"/>
          <w:gridSpan w:val="2"/>
          <w:tcBorders>
            <w:top w:val="nil"/>
            <w:left w:val="nil"/>
            <w:bottom w:val="nil"/>
            <w:right w:val="nil"/>
          </w:tcBorders>
        </w:tcPr>
        <w:p w:rsidRPr="00310BFB" w:rsidR="00FC3559" w:rsidP="00A768B9" w:rsidRDefault="00FC3559" w14:paraId="52C6395B" w14:textId="19C14CCD">
          <w:pPr>
            <w:jc w:val="right"/>
            <w:rPr>
              <w:rFonts w:ascii="Arial" w:hAnsi="Arial" w:cs="Arial"/>
              <w:sz w:val="18"/>
              <w:szCs w:val="18"/>
            </w:rPr>
          </w:pPr>
          <w:r w:rsidRPr="00310BFB">
            <w:rPr>
              <w:rFonts w:ascii="Arial" w:hAnsi="Arial" w:cs="Arial"/>
              <w:sz w:val="18"/>
              <w:szCs w:val="18"/>
            </w:rPr>
            <w:t>Allegato Tecnico Compliance</w:t>
          </w:r>
          <w:r>
            <w:rPr>
              <w:rFonts w:ascii="Arial" w:hAnsi="Arial" w:cs="Arial"/>
              <w:sz w:val="18"/>
              <w:szCs w:val="18"/>
            </w:rPr>
            <w:t xml:space="preserve"> e Sicurezza</w:t>
          </w:r>
        </w:p>
      </w:tc>
    </w:tr>
    <w:tr w:rsidR="00FC3559" w:rsidTr="00387BF8" w14:paraId="56EF8D24" w14:textId="77777777">
      <w:tc>
        <w:tcPr>
          <w:tcW w:w="9737" w:type="dxa"/>
          <w:gridSpan w:val="4"/>
          <w:tcBorders>
            <w:top w:val="nil"/>
            <w:left w:val="nil"/>
            <w:right w:val="nil"/>
          </w:tcBorders>
        </w:tcPr>
        <w:p w:rsidR="00FC3559" w:rsidP="00A768B9" w:rsidRDefault="00FC3559" w14:paraId="3DA0A53B" w14:textId="685B5D84">
          <w:pPr>
            <w:spacing w:before="240" w:after="240"/>
            <w:jc w:val="center"/>
          </w:pPr>
          <w:r w:rsidRPr="00684037">
            <w:rPr>
              <w:rStyle w:val="headerleftboldChar"/>
              <w:sz w:val="20"/>
            </w:rPr>
            <w:t>Allegato Tecnico di Compliance</w:t>
          </w:r>
          <w:r>
            <w:rPr>
              <w:rStyle w:val="headerleftboldChar"/>
              <w:sz w:val="20"/>
            </w:rPr>
            <w:t xml:space="preserve"> </w:t>
          </w:r>
          <w:r>
            <w:rPr>
              <w:rStyle w:val="headerleftboldChar"/>
            </w:rPr>
            <w:t>e Sicurezza</w:t>
          </w:r>
          <w:r w:rsidRPr="00684037">
            <w:rPr>
              <w:rStyle w:val="headerleftboldChar"/>
              <w:sz w:val="20"/>
            </w:rPr>
            <w:t xml:space="preserve"> - Soluzioni Cliente </w:t>
          </w:r>
          <w:proofErr w:type="spellStart"/>
          <w:r w:rsidRPr="00684037">
            <w:rPr>
              <w:rStyle w:val="headerleftboldChar"/>
              <w:sz w:val="20"/>
              <w:highlight w:val="yellow"/>
            </w:rPr>
            <w:t>RagioneSocialeCliente</w:t>
          </w:r>
          <w:proofErr w:type="spellEnd"/>
        </w:p>
      </w:tc>
    </w:tr>
    <w:tr w:rsidRPr="00310BFB" w:rsidR="00FC3559" w:rsidTr="00387BF8" w14:paraId="32D4B5F1" w14:textId="77777777">
      <w:tc>
        <w:tcPr>
          <w:tcW w:w="3245" w:type="dxa"/>
          <w:tcBorders>
            <w:left w:val="nil"/>
            <w:bottom w:val="nil"/>
            <w:right w:val="nil"/>
          </w:tcBorders>
        </w:tcPr>
        <w:p w:rsidRPr="00310BFB" w:rsidR="00FC3559" w:rsidP="00A768B9" w:rsidRDefault="00FC3559" w14:paraId="3F068D92" w14:textId="77777777">
          <w:pPr>
            <w:rPr>
              <w:rFonts w:ascii="Arial" w:hAnsi="Arial" w:cs="Arial"/>
              <w:sz w:val="16"/>
              <w:szCs w:val="18"/>
            </w:rPr>
          </w:pPr>
          <w:r w:rsidRPr="00310BFB">
            <w:rPr>
              <w:rFonts w:ascii="Arial" w:hAnsi="Arial" w:cs="Arial"/>
              <w:sz w:val="16"/>
              <w:szCs w:val="18"/>
            </w:rPr>
            <w:t xml:space="preserve">Emesso da: </w:t>
          </w:r>
          <w:r w:rsidRPr="00310BFB">
            <w:rPr>
              <w:rFonts w:ascii="Arial" w:hAnsi="Arial" w:cs="Arial"/>
              <w:sz w:val="16"/>
              <w:szCs w:val="18"/>
              <w:highlight w:val="yellow"/>
            </w:rPr>
            <w:t>SIGLA</w:t>
          </w:r>
        </w:p>
      </w:tc>
      <w:tc>
        <w:tcPr>
          <w:tcW w:w="3246" w:type="dxa"/>
          <w:gridSpan w:val="2"/>
          <w:tcBorders>
            <w:left w:val="nil"/>
            <w:bottom w:val="nil"/>
            <w:right w:val="nil"/>
          </w:tcBorders>
        </w:tcPr>
        <w:p w:rsidRPr="00310BFB" w:rsidR="00FC3559" w:rsidP="00A768B9" w:rsidRDefault="00FC3559" w14:paraId="7971FEAA" w14:textId="77777777">
          <w:pPr>
            <w:jc w:val="center"/>
            <w:rPr>
              <w:rFonts w:ascii="Arial" w:hAnsi="Arial" w:cs="Arial"/>
              <w:sz w:val="16"/>
              <w:szCs w:val="18"/>
            </w:rPr>
          </w:pPr>
        </w:p>
      </w:tc>
      <w:tc>
        <w:tcPr>
          <w:tcW w:w="3246" w:type="dxa"/>
          <w:tcBorders>
            <w:left w:val="nil"/>
            <w:bottom w:val="nil"/>
            <w:right w:val="nil"/>
          </w:tcBorders>
        </w:tcPr>
        <w:p w:rsidRPr="00310BFB" w:rsidR="00FC3559" w:rsidP="00A768B9" w:rsidRDefault="00FC3559" w14:paraId="2543BDCA" w14:textId="77777777">
          <w:pPr>
            <w:jc w:val="right"/>
            <w:rPr>
              <w:rFonts w:ascii="Arial" w:hAnsi="Arial" w:cs="Arial"/>
              <w:sz w:val="16"/>
              <w:szCs w:val="18"/>
            </w:rPr>
          </w:pPr>
          <w:r w:rsidRPr="00310BFB">
            <w:rPr>
              <w:rFonts w:ascii="Arial" w:hAnsi="Arial" w:cs="Arial"/>
              <w:sz w:val="16"/>
              <w:szCs w:val="18"/>
            </w:rPr>
            <w:t xml:space="preserve">Data: </w:t>
          </w:r>
          <w:r w:rsidRPr="00310BFB">
            <w:rPr>
              <w:rFonts w:ascii="Arial" w:hAnsi="Arial" w:cs="Arial"/>
              <w:sz w:val="16"/>
              <w:szCs w:val="18"/>
              <w:highlight w:val="yellow"/>
            </w:rPr>
            <w:t>GG.MM.AAAA</w:t>
          </w:r>
        </w:p>
      </w:tc>
    </w:tr>
  </w:tbl>
  <w:p w:rsidRPr="00A00343" w:rsidR="00FC3559" w:rsidP="00323B25" w:rsidRDefault="00FC3559" w14:paraId="740F6B40" w14:textId="77777777">
    <w:pPr>
      <w:pStyle w:val="Intestazione"/>
      <w:spacing w:line="240" w:lineRule="exact"/>
      <w:rPr>
        <w:rFonts w:ascii="TIM Sans Light" w:hAnsi="TIM Sans Light"/>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417F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FA430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36441F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BBFAE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BA84056E">
      <w:start w:val="1"/>
      <w:numFmt w:val="bullet"/>
      <w:lvlText w:val=""/>
      <w:lvlJc w:val="left"/>
      <w:pPr>
        <w:tabs>
          <w:tab w:val="num" w:pos="283"/>
        </w:tabs>
        <w:ind w:left="720" w:hanging="360"/>
      </w:pPr>
      <w:rPr>
        <w:rFonts w:ascii="Symbol" w:hAnsi="Symbol"/>
      </w:rPr>
    </w:lvl>
    <w:lvl w:ilvl="1" w:tplc="9DB6DE2E">
      <w:start w:val="1"/>
      <w:numFmt w:val="bullet"/>
      <w:lvlText w:val="o"/>
      <w:lvlJc w:val="left"/>
      <w:pPr>
        <w:tabs>
          <w:tab w:val="num" w:pos="567"/>
        </w:tabs>
        <w:ind w:left="1080" w:hanging="360"/>
      </w:pPr>
      <w:rPr>
        <w:rFonts w:ascii="Courier New" w:hAnsi="Courier New"/>
      </w:rPr>
    </w:lvl>
    <w:lvl w:ilvl="2" w:tplc="29A63002">
      <w:start w:val="1"/>
      <w:numFmt w:val="bullet"/>
      <w:lvlText w:val=""/>
      <w:lvlJc w:val="left"/>
      <w:pPr>
        <w:tabs>
          <w:tab w:val="num" w:pos="850"/>
        </w:tabs>
        <w:ind w:left="1440" w:hanging="360"/>
      </w:pPr>
      <w:rPr>
        <w:rFonts w:ascii="Wingdings" w:hAnsi="Wingdings"/>
      </w:rPr>
    </w:lvl>
    <w:lvl w:ilvl="3" w:tplc="301893D4">
      <w:start w:val="1"/>
      <w:numFmt w:val="bullet"/>
      <w:lvlText w:val=""/>
      <w:lvlJc w:val="left"/>
      <w:pPr>
        <w:tabs>
          <w:tab w:val="num" w:pos="1134"/>
        </w:tabs>
        <w:ind w:left="1800" w:hanging="360"/>
      </w:pPr>
      <w:rPr>
        <w:rFonts w:ascii="Symbol" w:hAnsi="Symbol"/>
      </w:rPr>
    </w:lvl>
    <w:lvl w:ilvl="4" w:tplc="B4384828">
      <w:start w:val="1"/>
      <w:numFmt w:val="bullet"/>
      <w:lvlText w:val="o"/>
      <w:lvlJc w:val="left"/>
      <w:pPr>
        <w:tabs>
          <w:tab w:val="num" w:pos="1417"/>
        </w:tabs>
        <w:ind w:left="2160" w:hanging="360"/>
      </w:pPr>
      <w:rPr>
        <w:rFonts w:ascii="Courier New" w:hAnsi="Courier New"/>
      </w:rPr>
    </w:lvl>
    <w:lvl w:ilvl="5" w:tplc="9D7298B6">
      <w:start w:val="1"/>
      <w:numFmt w:val="bullet"/>
      <w:lvlText w:val=""/>
      <w:lvlJc w:val="left"/>
      <w:pPr>
        <w:tabs>
          <w:tab w:val="num" w:pos="1701"/>
        </w:tabs>
        <w:ind w:left="2520" w:hanging="360"/>
      </w:pPr>
      <w:rPr>
        <w:rFonts w:ascii="Wingdings" w:hAnsi="Wingdings"/>
      </w:rPr>
    </w:lvl>
    <w:lvl w:ilvl="6" w:tplc="1B8632C6">
      <w:start w:val="1"/>
      <w:numFmt w:val="bullet"/>
      <w:lvlText w:val=""/>
      <w:lvlJc w:val="left"/>
      <w:pPr>
        <w:tabs>
          <w:tab w:val="num" w:pos="1984"/>
        </w:tabs>
        <w:ind w:left="2880" w:hanging="360"/>
      </w:pPr>
      <w:rPr>
        <w:rFonts w:ascii="Symbol" w:hAnsi="Symbol"/>
      </w:rPr>
    </w:lvl>
    <w:lvl w:ilvl="7" w:tplc="5F9C7B7A">
      <w:start w:val="1"/>
      <w:numFmt w:val="bullet"/>
      <w:lvlText w:val="o"/>
      <w:lvlJc w:val="left"/>
      <w:pPr>
        <w:tabs>
          <w:tab w:val="num" w:pos="2268"/>
        </w:tabs>
        <w:ind w:left="3240" w:hanging="360"/>
      </w:pPr>
      <w:rPr>
        <w:rFonts w:ascii="Courier New" w:hAnsi="Courier New"/>
      </w:rPr>
    </w:lvl>
    <w:lvl w:ilvl="8" w:tplc="94609676">
      <w:start w:val="1"/>
      <w:numFmt w:val="bullet"/>
      <w:lvlText w:val=""/>
      <w:lvlJc w:val="left"/>
      <w:pPr>
        <w:tabs>
          <w:tab w:val="num" w:pos="2551"/>
        </w:tabs>
        <w:ind w:left="3600" w:hanging="360"/>
      </w:pPr>
      <w:rPr>
        <w:rFonts w:ascii="Wingdings" w:hAnsi="Wingdings"/>
      </w:rPr>
    </w:lvl>
  </w:abstractNum>
  <w:abstractNum w:abstractNumId="5" w15:restartNumberingAfterBreak="0">
    <w:nsid w:val="01717F35"/>
    <w:multiLevelType w:val="hybridMultilevel"/>
    <w:tmpl w:val="B3DEDE04"/>
    <w:lvl w:ilvl="0" w:tplc="0410000B">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06552114"/>
    <w:multiLevelType w:val="hybridMultilevel"/>
    <w:tmpl w:val="6F2690C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07F910D3"/>
    <w:multiLevelType w:val="hybridMultilevel"/>
    <w:tmpl w:val="23364FA8"/>
    <w:lvl w:ilvl="0" w:tplc="0410000D">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8" w15:restartNumberingAfterBreak="0">
    <w:nsid w:val="0D8674BF"/>
    <w:multiLevelType w:val="hybridMultilevel"/>
    <w:tmpl w:val="279CE26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9" w15:restartNumberingAfterBreak="0">
    <w:nsid w:val="115E78C3"/>
    <w:multiLevelType w:val="hybridMultilevel"/>
    <w:tmpl w:val="D4B826F6"/>
    <w:lvl w:ilvl="0" w:tplc="04100001">
      <w:start w:val="1"/>
      <w:numFmt w:val="bullet"/>
      <w:lvlText w:val=""/>
      <w:lvlJc w:val="left"/>
      <w:pPr>
        <w:ind w:left="720" w:hanging="360"/>
      </w:pPr>
      <w:rPr>
        <w:rFonts w:hint="default" w:ascii="Symbol" w:hAnsi="Symbol"/>
      </w:rPr>
    </w:lvl>
    <w:lvl w:ilvl="1" w:tplc="11A64BEC">
      <w:numFmt w:val="bullet"/>
      <w:lvlText w:val="•"/>
      <w:lvlJc w:val="left"/>
      <w:pPr>
        <w:ind w:left="1440" w:hanging="360"/>
      </w:pPr>
      <w:rPr>
        <w:rFonts w:hint="default" w:ascii="Arial" w:hAnsi="Arial" w:eastAsia="Times New Roman" w:cs="Arial"/>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144253AF"/>
    <w:multiLevelType w:val="hybridMultilevel"/>
    <w:tmpl w:val="1A5A6C58"/>
    <w:lvl w:ilvl="0" w:tplc="0410000B">
      <w:start w:val="1"/>
      <w:numFmt w:val="bullet"/>
      <w:lvlText w:val=""/>
      <w:lvlJc w:val="left"/>
      <w:pPr>
        <w:ind w:left="720" w:hanging="360"/>
      </w:pPr>
      <w:rPr>
        <w:rFonts w:hint="default" w:ascii="Wingdings" w:hAnsi="Wingdings"/>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1" w15:restartNumberingAfterBreak="0">
    <w:nsid w:val="147E56B2"/>
    <w:multiLevelType w:val="hybridMultilevel"/>
    <w:tmpl w:val="1CA6540C"/>
    <w:lvl w:ilvl="0" w:tplc="04100001">
      <w:start w:val="1"/>
      <w:numFmt w:val="bullet"/>
      <w:pStyle w:val="Titolo1"/>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2" w15:restartNumberingAfterBreak="0">
    <w:nsid w:val="1523168A"/>
    <w:multiLevelType w:val="hybridMultilevel"/>
    <w:tmpl w:val="92E6274A"/>
    <w:lvl w:ilvl="0" w:tplc="04100017">
      <w:start w:val="1"/>
      <w:numFmt w:val="lowerLetter"/>
      <w:lvlText w:val="%1)"/>
      <w:lvlJc w:val="left"/>
      <w:pPr>
        <w:ind w:left="1570" w:hanging="360"/>
      </w:pPr>
    </w:lvl>
    <w:lvl w:ilvl="1" w:tplc="04100019">
      <w:start w:val="1"/>
      <w:numFmt w:val="lowerLetter"/>
      <w:lvlText w:val="%2."/>
      <w:lvlJc w:val="left"/>
      <w:pPr>
        <w:ind w:left="2290" w:hanging="360"/>
      </w:pPr>
    </w:lvl>
    <w:lvl w:ilvl="2" w:tplc="0410001B">
      <w:start w:val="1"/>
      <w:numFmt w:val="lowerRoman"/>
      <w:lvlText w:val="%3."/>
      <w:lvlJc w:val="right"/>
      <w:pPr>
        <w:ind w:left="3010" w:hanging="180"/>
      </w:pPr>
    </w:lvl>
    <w:lvl w:ilvl="3" w:tplc="0410000F">
      <w:start w:val="1"/>
      <w:numFmt w:val="decimal"/>
      <w:lvlText w:val="%4."/>
      <w:lvlJc w:val="left"/>
      <w:pPr>
        <w:ind w:left="3730" w:hanging="360"/>
      </w:pPr>
    </w:lvl>
    <w:lvl w:ilvl="4" w:tplc="04100019">
      <w:start w:val="1"/>
      <w:numFmt w:val="lowerLetter"/>
      <w:lvlText w:val="%5."/>
      <w:lvlJc w:val="left"/>
      <w:pPr>
        <w:ind w:left="4450" w:hanging="360"/>
      </w:pPr>
    </w:lvl>
    <w:lvl w:ilvl="5" w:tplc="0410001B">
      <w:start w:val="1"/>
      <w:numFmt w:val="lowerRoman"/>
      <w:lvlText w:val="%6."/>
      <w:lvlJc w:val="right"/>
      <w:pPr>
        <w:ind w:left="5170" w:hanging="180"/>
      </w:pPr>
    </w:lvl>
    <w:lvl w:ilvl="6" w:tplc="0410000F">
      <w:start w:val="1"/>
      <w:numFmt w:val="decimal"/>
      <w:lvlText w:val="%7."/>
      <w:lvlJc w:val="left"/>
      <w:pPr>
        <w:ind w:left="5890" w:hanging="360"/>
      </w:pPr>
    </w:lvl>
    <w:lvl w:ilvl="7" w:tplc="04100019">
      <w:start w:val="1"/>
      <w:numFmt w:val="lowerLetter"/>
      <w:lvlText w:val="%8."/>
      <w:lvlJc w:val="left"/>
      <w:pPr>
        <w:ind w:left="6610" w:hanging="360"/>
      </w:pPr>
    </w:lvl>
    <w:lvl w:ilvl="8" w:tplc="0410001B">
      <w:start w:val="1"/>
      <w:numFmt w:val="lowerRoman"/>
      <w:lvlText w:val="%9."/>
      <w:lvlJc w:val="right"/>
      <w:pPr>
        <w:ind w:left="7330" w:hanging="180"/>
      </w:pPr>
    </w:lvl>
  </w:abstractNum>
  <w:abstractNum w:abstractNumId="13" w15:restartNumberingAfterBreak="0">
    <w:nsid w:val="24B85459"/>
    <w:multiLevelType w:val="hybridMultilevel"/>
    <w:tmpl w:val="4FE68F8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4" w15:restartNumberingAfterBreak="0">
    <w:nsid w:val="26F94DB0"/>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931578"/>
    <w:multiLevelType w:val="hybridMultilevel"/>
    <w:tmpl w:val="44284642"/>
    <w:lvl w:ilvl="0" w:tplc="04100017">
      <w:start w:val="1"/>
      <w:numFmt w:val="lowerLetter"/>
      <w:lvlText w:val="%1)"/>
      <w:lvlJc w:val="left"/>
      <w:pPr>
        <w:ind w:left="720" w:hanging="360"/>
      </w:pPr>
    </w:lvl>
    <w:lvl w:ilvl="1" w:tplc="DA16FC36">
      <w:start w:val="1"/>
      <w:numFmt w:val="lowerLetter"/>
      <w:lvlText w:val="%2)"/>
      <w:lvlJc w:val="left"/>
      <w:pPr>
        <w:ind w:left="1440" w:hanging="360"/>
      </w:pPr>
      <w:rPr>
        <w:rFonts w:hint="default" w:ascii="Arial" w:hAnsi="Arial" w:eastAsia="Cambria" w:cs="Arial"/>
        <w:w w:val="100"/>
        <w:sz w:val="20"/>
        <w:szCs w:val="20"/>
      </w:r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6" w15:restartNumberingAfterBreak="0">
    <w:nsid w:val="3282714F"/>
    <w:multiLevelType w:val="hybridMultilevel"/>
    <w:tmpl w:val="4DAA0B88"/>
    <w:lvl w:ilvl="0" w:tplc="A5368F3E">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7" w15:restartNumberingAfterBreak="0">
    <w:nsid w:val="35617843"/>
    <w:multiLevelType w:val="hybridMultilevel"/>
    <w:tmpl w:val="EBE2CC2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8" w15:restartNumberingAfterBreak="0">
    <w:nsid w:val="3A9A7514"/>
    <w:multiLevelType w:val="hybridMultilevel"/>
    <w:tmpl w:val="B7942CD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9" w15:restartNumberingAfterBreak="0">
    <w:nsid w:val="3C885CB7"/>
    <w:multiLevelType w:val="hybridMultilevel"/>
    <w:tmpl w:val="443C3502"/>
    <w:lvl w:ilvl="0" w:tplc="04100005">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0" w15:restartNumberingAfterBreak="0">
    <w:nsid w:val="3DC16801"/>
    <w:multiLevelType w:val="hybridMultilevel"/>
    <w:tmpl w:val="9FA896C8"/>
    <w:lvl w:ilvl="0" w:tplc="0410000F">
      <w:start w:val="1"/>
      <w:numFmt w:val="decimal"/>
      <w:lvlText w:val="%1."/>
      <w:lvlJc w:val="left"/>
      <w:pPr>
        <w:ind w:left="3479" w:hanging="360"/>
      </w:pPr>
    </w:lvl>
    <w:lvl w:ilvl="1" w:tplc="79E489FA">
      <w:start w:val="1"/>
      <w:numFmt w:val="lowerLetter"/>
      <w:lvlText w:val="%2)"/>
      <w:lvlJc w:val="left"/>
      <w:pPr>
        <w:ind w:left="2007" w:hanging="360"/>
      </w:pPr>
    </w:lvl>
    <w:lvl w:ilvl="2" w:tplc="0410001B">
      <w:start w:val="1"/>
      <w:numFmt w:val="lowerRoman"/>
      <w:lvlText w:val="%3."/>
      <w:lvlJc w:val="right"/>
      <w:pPr>
        <w:ind w:left="2727" w:hanging="180"/>
      </w:pPr>
    </w:lvl>
    <w:lvl w:ilvl="3" w:tplc="0410000F">
      <w:start w:val="1"/>
      <w:numFmt w:val="decimal"/>
      <w:lvlText w:val="%4."/>
      <w:lvlJc w:val="left"/>
      <w:pPr>
        <w:ind w:left="3447" w:hanging="360"/>
      </w:pPr>
    </w:lvl>
    <w:lvl w:ilvl="4" w:tplc="04100019">
      <w:start w:val="1"/>
      <w:numFmt w:val="lowerLetter"/>
      <w:lvlText w:val="%5."/>
      <w:lvlJc w:val="left"/>
      <w:pPr>
        <w:ind w:left="4167" w:hanging="360"/>
      </w:pPr>
    </w:lvl>
    <w:lvl w:ilvl="5" w:tplc="0410001B">
      <w:start w:val="1"/>
      <w:numFmt w:val="lowerRoman"/>
      <w:lvlText w:val="%6."/>
      <w:lvlJc w:val="right"/>
      <w:pPr>
        <w:ind w:left="4887" w:hanging="180"/>
      </w:pPr>
    </w:lvl>
    <w:lvl w:ilvl="6" w:tplc="0410000F">
      <w:start w:val="1"/>
      <w:numFmt w:val="decimal"/>
      <w:lvlText w:val="%7."/>
      <w:lvlJc w:val="left"/>
      <w:pPr>
        <w:ind w:left="5607" w:hanging="360"/>
      </w:pPr>
    </w:lvl>
    <w:lvl w:ilvl="7" w:tplc="04100019">
      <w:start w:val="1"/>
      <w:numFmt w:val="lowerLetter"/>
      <w:lvlText w:val="%8."/>
      <w:lvlJc w:val="left"/>
      <w:pPr>
        <w:ind w:left="6327" w:hanging="360"/>
      </w:pPr>
    </w:lvl>
    <w:lvl w:ilvl="8" w:tplc="0410001B">
      <w:start w:val="1"/>
      <w:numFmt w:val="lowerRoman"/>
      <w:lvlText w:val="%9."/>
      <w:lvlJc w:val="right"/>
      <w:pPr>
        <w:ind w:left="7047" w:hanging="180"/>
      </w:pPr>
    </w:lvl>
  </w:abstractNum>
  <w:abstractNum w:abstractNumId="21" w15:restartNumberingAfterBreak="0">
    <w:nsid w:val="3DC57165"/>
    <w:multiLevelType w:val="hybridMultilevel"/>
    <w:tmpl w:val="F2068A4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2" w15:restartNumberingAfterBreak="0">
    <w:nsid w:val="3E824B01"/>
    <w:multiLevelType w:val="hybridMultilevel"/>
    <w:tmpl w:val="51B2A57A"/>
    <w:lvl w:ilvl="0" w:tplc="0410000B">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3" w15:restartNumberingAfterBreak="0">
    <w:nsid w:val="457C10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A462AC0"/>
    <w:multiLevelType w:val="hybridMultilevel"/>
    <w:tmpl w:val="13865DE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528C7F33"/>
    <w:multiLevelType w:val="hybridMultilevel"/>
    <w:tmpl w:val="2378107E"/>
    <w:lvl w:ilvl="0" w:tplc="A5368F3E">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6" w15:restartNumberingAfterBreak="0">
    <w:nsid w:val="571626DE"/>
    <w:multiLevelType w:val="hybridMultilevel"/>
    <w:tmpl w:val="89B42D22"/>
    <w:lvl w:ilvl="0" w:tplc="0410000D">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7" w15:restartNumberingAfterBreak="0">
    <w:nsid w:val="58E5216D"/>
    <w:multiLevelType w:val="hybridMultilevel"/>
    <w:tmpl w:val="327660F8"/>
    <w:lvl w:ilvl="0" w:tplc="95C0588A">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8" w15:restartNumberingAfterBreak="0">
    <w:nsid w:val="5ADF5549"/>
    <w:multiLevelType w:val="hybridMultilevel"/>
    <w:tmpl w:val="556C817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9" w15:restartNumberingAfterBreak="0">
    <w:nsid w:val="5C5319AC"/>
    <w:multiLevelType w:val="hybridMultilevel"/>
    <w:tmpl w:val="2BC0AF9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0" w15:restartNumberingAfterBreak="0">
    <w:nsid w:val="6C0418E5"/>
    <w:multiLevelType w:val="hybridMultilevel"/>
    <w:tmpl w:val="5A4455E4"/>
    <w:lvl w:ilvl="0" w:tplc="04100005">
      <w:start w:val="1"/>
      <w:numFmt w:val="bullet"/>
      <w:lvlText w:val=""/>
      <w:lvlJc w:val="left"/>
      <w:pPr>
        <w:ind w:left="368" w:hanging="360"/>
      </w:pPr>
      <w:rPr>
        <w:rFonts w:hint="default" w:ascii="Wingdings" w:hAnsi="Wingdings"/>
      </w:rPr>
    </w:lvl>
    <w:lvl w:ilvl="1" w:tplc="04100003" w:tentative="1">
      <w:start w:val="1"/>
      <w:numFmt w:val="bullet"/>
      <w:lvlText w:val="o"/>
      <w:lvlJc w:val="left"/>
      <w:pPr>
        <w:ind w:left="1088" w:hanging="360"/>
      </w:pPr>
      <w:rPr>
        <w:rFonts w:hint="default" w:ascii="Courier New" w:hAnsi="Courier New" w:cs="Courier New"/>
      </w:rPr>
    </w:lvl>
    <w:lvl w:ilvl="2" w:tplc="04100005" w:tentative="1">
      <w:start w:val="1"/>
      <w:numFmt w:val="bullet"/>
      <w:lvlText w:val=""/>
      <w:lvlJc w:val="left"/>
      <w:pPr>
        <w:ind w:left="1808" w:hanging="360"/>
      </w:pPr>
      <w:rPr>
        <w:rFonts w:hint="default" w:ascii="Wingdings" w:hAnsi="Wingdings"/>
      </w:rPr>
    </w:lvl>
    <w:lvl w:ilvl="3" w:tplc="04100001" w:tentative="1">
      <w:start w:val="1"/>
      <w:numFmt w:val="bullet"/>
      <w:lvlText w:val=""/>
      <w:lvlJc w:val="left"/>
      <w:pPr>
        <w:ind w:left="2528" w:hanging="360"/>
      </w:pPr>
      <w:rPr>
        <w:rFonts w:hint="default" w:ascii="Symbol" w:hAnsi="Symbol"/>
      </w:rPr>
    </w:lvl>
    <w:lvl w:ilvl="4" w:tplc="04100003" w:tentative="1">
      <w:start w:val="1"/>
      <w:numFmt w:val="bullet"/>
      <w:lvlText w:val="o"/>
      <w:lvlJc w:val="left"/>
      <w:pPr>
        <w:ind w:left="3248" w:hanging="360"/>
      </w:pPr>
      <w:rPr>
        <w:rFonts w:hint="default" w:ascii="Courier New" w:hAnsi="Courier New" w:cs="Courier New"/>
      </w:rPr>
    </w:lvl>
    <w:lvl w:ilvl="5" w:tplc="04100005" w:tentative="1">
      <w:start w:val="1"/>
      <w:numFmt w:val="bullet"/>
      <w:lvlText w:val=""/>
      <w:lvlJc w:val="left"/>
      <w:pPr>
        <w:ind w:left="3968" w:hanging="360"/>
      </w:pPr>
      <w:rPr>
        <w:rFonts w:hint="default" w:ascii="Wingdings" w:hAnsi="Wingdings"/>
      </w:rPr>
    </w:lvl>
    <w:lvl w:ilvl="6" w:tplc="04100001" w:tentative="1">
      <w:start w:val="1"/>
      <w:numFmt w:val="bullet"/>
      <w:lvlText w:val=""/>
      <w:lvlJc w:val="left"/>
      <w:pPr>
        <w:ind w:left="4688" w:hanging="360"/>
      </w:pPr>
      <w:rPr>
        <w:rFonts w:hint="default" w:ascii="Symbol" w:hAnsi="Symbol"/>
      </w:rPr>
    </w:lvl>
    <w:lvl w:ilvl="7" w:tplc="04100003" w:tentative="1">
      <w:start w:val="1"/>
      <w:numFmt w:val="bullet"/>
      <w:lvlText w:val="o"/>
      <w:lvlJc w:val="left"/>
      <w:pPr>
        <w:ind w:left="5408" w:hanging="360"/>
      </w:pPr>
      <w:rPr>
        <w:rFonts w:hint="default" w:ascii="Courier New" w:hAnsi="Courier New" w:cs="Courier New"/>
      </w:rPr>
    </w:lvl>
    <w:lvl w:ilvl="8" w:tplc="04100005" w:tentative="1">
      <w:start w:val="1"/>
      <w:numFmt w:val="bullet"/>
      <w:lvlText w:val=""/>
      <w:lvlJc w:val="left"/>
      <w:pPr>
        <w:ind w:left="6128" w:hanging="360"/>
      </w:pPr>
      <w:rPr>
        <w:rFonts w:hint="default" w:ascii="Wingdings" w:hAnsi="Wingdings"/>
      </w:rPr>
    </w:lvl>
  </w:abstractNum>
  <w:num w:numId="1" w16cid:durableId="180555634">
    <w:abstractNumId w:val="11"/>
  </w:num>
  <w:num w:numId="2" w16cid:durableId="674500184">
    <w:abstractNumId w:val="17"/>
  </w:num>
  <w:num w:numId="3" w16cid:durableId="1256328540">
    <w:abstractNumId w:val="24"/>
  </w:num>
  <w:num w:numId="4" w16cid:durableId="1588881035">
    <w:abstractNumId w:val="29"/>
  </w:num>
  <w:num w:numId="5" w16cid:durableId="1958831211">
    <w:abstractNumId w:val="13"/>
  </w:num>
  <w:num w:numId="6" w16cid:durableId="1478759649">
    <w:abstractNumId w:val="8"/>
  </w:num>
  <w:num w:numId="7" w16cid:durableId="1368333039">
    <w:abstractNumId w:val="10"/>
  </w:num>
  <w:num w:numId="8" w16cid:durableId="617225203">
    <w:abstractNumId w:val="22"/>
  </w:num>
  <w:num w:numId="9" w16cid:durableId="618878587">
    <w:abstractNumId w:val="14"/>
  </w:num>
  <w:num w:numId="10" w16cid:durableId="182282523">
    <w:abstractNumId w:val="28"/>
  </w:num>
  <w:num w:numId="11" w16cid:durableId="637494003">
    <w:abstractNumId w:val="18"/>
  </w:num>
  <w:num w:numId="12" w16cid:durableId="28067144">
    <w:abstractNumId w:val="6"/>
  </w:num>
  <w:num w:numId="13" w16cid:durableId="940064847">
    <w:abstractNumId w:val="21"/>
  </w:num>
  <w:num w:numId="14" w16cid:durableId="1051884464">
    <w:abstractNumId w:val="19"/>
  </w:num>
  <w:num w:numId="15" w16cid:durableId="1328556702">
    <w:abstractNumId w:val="7"/>
  </w:num>
  <w:num w:numId="16" w16cid:durableId="1636567979">
    <w:abstractNumId w:val="26"/>
  </w:num>
  <w:num w:numId="17" w16cid:durableId="20135338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31749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37925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07894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9975748">
    <w:abstractNumId w:val="30"/>
  </w:num>
  <w:num w:numId="22" w16cid:durableId="1114862965">
    <w:abstractNumId w:val="5"/>
  </w:num>
  <w:num w:numId="23" w16cid:durableId="1715884855">
    <w:abstractNumId w:val="16"/>
  </w:num>
  <w:num w:numId="24" w16cid:durableId="1910842348">
    <w:abstractNumId w:val="25"/>
  </w:num>
  <w:num w:numId="25" w16cid:durableId="715740695">
    <w:abstractNumId w:val="9"/>
  </w:num>
  <w:num w:numId="26" w16cid:durableId="1825121248">
    <w:abstractNumId w:val="23"/>
  </w:num>
  <w:num w:numId="27" w16cid:durableId="194395200">
    <w:abstractNumId w:val="2"/>
  </w:num>
  <w:num w:numId="28" w16cid:durableId="369568875">
    <w:abstractNumId w:val="1"/>
  </w:num>
  <w:num w:numId="29" w16cid:durableId="1249971140">
    <w:abstractNumId w:val="0"/>
  </w:num>
  <w:num w:numId="30" w16cid:durableId="5981420">
    <w:abstractNumId w:val="3"/>
  </w:num>
  <w:num w:numId="31" w16cid:durableId="2101027340">
    <w:abstractNumId w:val="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rnaselci Alessandro">
    <w15:presenceInfo w15:providerId="AD" w15:userId="S::07501298@telecomitalia.it::a7566d16-c420-404a-aa35-c9dd998f597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oNotDisplayPageBoundaries/>
  <w:embedTrueTypeFonts/>
  <w:saveSubsetFonts/>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283"/>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7E"/>
    <w:rsid w:val="00000259"/>
    <w:rsid w:val="00000429"/>
    <w:rsid w:val="00002125"/>
    <w:rsid w:val="00004485"/>
    <w:rsid w:val="00006292"/>
    <w:rsid w:val="0001042D"/>
    <w:rsid w:val="00014170"/>
    <w:rsid w:val="00016BC0"/>
    <w:rsid w:val="00020418"/>
    <w:rsid w:val="00020D63"/>
    <w:rsid w:val="00025C0C"/>
    <w:rsid w:val="00026D52"/>
    <w:rsid w:val="00030988"/>
    <w:rsid w:val="00030FD5"/>
    <w:rsid w:val="00031787"/>
    <w:rsid w:val="00034A86"/>
    <w:rsid w:val="00035D56"/>
    <w:rsid w:val="00037DD8"/>
    <w:rsid w:val="000411EC"/>
    <w:rsid w:val="00044256"/>
    <w:rsid w:val="00044DBB"/>
    <w:rsid w:val="00045627"/>
    <w:rsid w:val="00045BDB"/>
    <w:rsid w:val="000462B5"/>
    <w:rsid w:val="000472C7"/>
    <w:rsid w:val="00047B06"/>
    <w:rsid w:val="00047EE8"/>
    <w:rsid w:val="0005120F"/>
    <w:rsid w:val="000515F7"/>
    <w:rsid w:val="00052EDE"/>
    <w:rsid w:val="00053335"/>
    <w:rsid w:val="0005351A"/>
    <w:rsid w:val="00054496"/>
    <w:rsid w:val="000563E9"/>
    <w:rsid w:val="00057F74"/>
    <w:rsid w:val="0006142A"/>
    <w:rsid w:val="000643B8"/>
    <w:rsid w:val="0006722A"/>
    <w:rsid w:val="00067EDD"/>
    <w:rsid w:val="00071234"/>
    <w:rsid w:val="0007257E"/>
    <w:rsid w:val="00073776"/>
    <w:rsid w:val="00074E9C"/>
    <w:rsid w:val="0007693A"/>
    <w:rsid w:val="00076D31"/>
    <w:rsid w:val="00084426"/>
    <w:rsid w:val="00084D55"/>
    <w:rsid w:val="00085AE5"/>
    <w:rsid w:val="0009176C"/>
    <w:rsid w:val="00092650"/>
    <w:rsid w:val="00095799"/>
    <w:rsid w:val="00095E59"/>
    <w:rsid w:val="000962AF"/>
    <w:rsid w:val="000A01EE"/>
    <w:rsid w:val="000A0D0B"/>
    <w:rsid w:val="000A2804"/>
    <w:rsid w:val="000A2CB0"/>
    <w:rsid w:val="000A3730"/>
    <w:rsid w:val="000A41EA"/>
    <w:rsid w:val="000A5C6E"/>
    <w:rsid w:val="000A5F86"/>
    <w:rsid w:val="000A7607"/>
    <w:rsid w:val="000B20E5"/>
    <w:rsid w:val="000C0662"/>
    <w:rsid w:val="000C1E11"/>
    <w:rsid w:val="000C2EBE"/>
    <w:rsid w:val="000C38FD"/>
    <w:rsid w:val="000C4F19"/>
    <w:rsid w:val="000C66C7"/>
    <w:rsid w:val="000C7CF1"/>
    <w:rsid w:val="000D0650"/>
    <w:rsid w:val="000D2EDF"/>
    <w:rsid w:val="000D3278"/>
    <w:rsid w:val="000D451E"/>
    <w:rsid w:val="000D6328"/>
    <w:rsid w:val="000E2DE3"/>
    <w:rsid w:val="000E363A"/>
    <w:rsid w:val="000E6206"/>
    <w:rsid w:val="000E70F0"/>
    <w:rsid w:val="000F043B"/>
    <w:rsid w:val="000F1BA2"/>
    <w:rsid w:val="000F2D8A"/>
    <w:rsid w:val="000F6036"/>
    <w:rsid w:val="000F60CD"/>
    <w:rsid w:val="000F618B"/>
    <w:rsid w:val="000F68DE"/>
    <w:rsid w:val="000F7694"/>
    <w:rsid w:val="00100758"/>
    <w:rsid w:val="0010222A"/>
    <w:rsid w:val="00104D22"/>
    <w:rsid w:val="00105CF6"/>
    <w:rsid w:val="00107700"/>
    <w:rsid w:val="00114090"/>
    <w:rsid w:val="001146C5"/>
    <w:rsid w:val="001160C4"/>
    <w:rsid w:val="00116596"/>
    <w:rsid w:val="001246DF"/>
    <w:rsid w:val="001269C3"/>
    <w:rsid w:val="00130C46"/>
    <w:rsid w:val="00130FAD"/>
    <w:rsid w:val="00131E5E"/>
    <w:rsid w:val="00132DDB"/>
    <w:rsid w:val="0013362E"/>
    <w:rsid w:val="00136A18"/>
    <w:rsid w:val="00137EB7"/>
    <w:rsid w:val="0014054D"/>
    <w:rsid w:val="0014070F"/>
    <w:rsid w:val="0014156E"/>
    <w:rsid w:val="0014757A"/>
    <w:rsid w:val="00150087"/>
    <w:rsid w:val="0015075C"/>
    <w:rsid w:val="00151507"/>
    <w:rsid w:val="00153374"/>
    <w:rsid w:val="0015536F"/>
    <w:rsid w:val="00160FC0"/>
    <w:rsid w:val="0016110F"/>
    <w:rsid w:val="0016508C"/>
    <w:rsid w:val="00166D9C"/>
    <w:rsid w:val="0017110D"/>
    <w:rsid w:val="0017498D"/>
    <w:rsid w:val="00175AEA"/>
    <w:rsid w:val="00177397"/>
    <w:rsid w:val="001778F4"/>
    <w:rsid w:val="001800D0"/>
    <w:rsid w:val="00182F93"/>
    <w:rsid w:val="00184219"/>
    <w:rsid w:val="00187A74"/>
    <w:rsid w:val="00190A63"/>
    <w:rsid w:val="001965BA"/>
    <w:rsid w:val="001965F3"/>
    <w:rsid w:val="0019673B"/>
    <w:rsid w:val="00196C25"/>
    <w:rsid w:val="001A2E3A"/>
    <w:rsid w:val="001A47F1"/>
    <w:rsid w:val="001A68EF"/>
    <w:rsid w:val="001A7611"/>
    <w:rsid w:val="001B0D4E"/>
    <w:rsid w:val="001B10A2"/>
    <w:rsid w:val="001B2FD8"/>
    <w:rsid w:val="001B36A1"/>
    <w:rsid w:val="001B70F7"/>
    <w:rsid w:val="001C04A5"/>
    <w:rsid w:val="001C0F68"/>
    <w:rsid w:val="001C18B8"/>
    <w:rsid w:val="001C3267"/>
    <w:rsid w:val="001C356B"/>
    <w:rsid w:val="001C371E"/>
    <w:rsid w:val="001C4EFB"/>
    <w:rsid w:val="001D054A"/>
    <w:rsid w:val="001D1A7F"/>
    <w:rsid w:val="001D3FF7"/>
    <w:rsid w:val="001D46B4"/>
    <w:rsid w:val="001D50EC"/>
    <w:rsid w:val="001D5A0D"/>
    <w:rsid w:val="001D7B84"/>
    <w:rsid w:val="001E1FDE"/>
    <w:rsid w:val="001E24C1"/>
    <w:rsid w:val="001E26B0"/>
    <w:rsid w:val="001E3D12"/>
    <w:rsid w:val="001E4C72"/>
    <w:rsid w:val="001F07A4"/>
    <w:rsid w:val="001F2396"/>
    <w:rsid w:val="001F28A0"/>
    <w:rsid w:val="001F2A95"/>
    <w:rsid w:val="001F3A40"/>
    <w:rsid w:val="001F3CD4"/>
    <w:rsid w:val="001F451C"/>
    <w:rsid w:val="001F4573"/>
    <w:rsid w:val="001F4D5F"/>
    <w:rsid w:val="001F5B36"/>
    <w:rsid w:val="001F6E20"/>
    <w:rsid w:val="001F7C84"/>
    <w:rsid w:val="00200700"/>
    <w:rsid w:val="00200A52"/>
    <w:rsid w:val="00203D5D"/>
    <w:rsid w:val="002043C3"/>
    <w:rsid w:val="002076E3"/>
    <w:rsid w:val="00210A96"/>
    <w:rsid w:val="00210B86"/>
    <w:rsid w:val="00212A07"/>
    <w:rsid w:val="00213C42"/>
    <w:rsid w:val="0021480D"/>
    <w:rsid w:val="00215936"/>
    <w:rsid w:val="00216809"/>
    <w:rsid w:val="00217C81"/>
    <w:rsid w:val="0022165C"/>
    <w:rsid w:val="00221699"/>
    <w:rsid w:val="00224F33"/>
    <w:rsid w:val="002251CA"/>
    <w:rsid w:val="002278D5"/>
    <w:rsid w:val="002308E1"/>
    <w:rsid w:val="00231503"/>
    <w:rsid w:val="00232A12"/>
    <w:rsid w:val="00234A8C"/>
    <w:rsid w:val="0023508F"/>
    <w:rsid w:val="00235B88"/>
    <w:rsid w:val="00236CCC"/>
    <w:rsid w:val="0024166E"/>
    <w:rsid w:val="00241F9B"/>
    <w:rsid w:val="0024265F"/>
    <w:rsid w:val="00243FC8"/>
    <w:rsid w:val="00252005"/>
    <w:rsid w:val="00252D68"/>
    <w:rsid w:val="00253F18"/>
    <w:rsid w:val="0026013D"/>
    <w:rsid w:val="00260D4C"/>
    <w:rsid w:val="002639A5"/>
    <w:rsid w:val="00267DBD"/>
    <w:rsid w:val="0027008E"/>
    <w:rsid w:val="002717C7"/>
    <w:rsid w:val="00271ABE"/>
    <w:rsid w:val="00271D35"/>
    <w:rsid w:val="00272EC9"/>
    <w:rsid w:val="0027314A"/>
    <w:rsid w:val="00275E85"/>
    <w:rsid w:val="002772EE"/>
    <w:rsid w:val="00283B15"/>
    <w:rsid w:val="0028411E"/>
    <w:rsid w:val="002903F3"/>
    <w:rsid w:val="00291497"/>
    <w:rsid w:val="00295CD2"/>
    <w:rsid w:val="00297997"/>
    <w:rsid w:val="002A2FF7"/>
    <w:rsid w:val="002A33F6"/>
    <w:rsid w:val="002A4701"/>
    <w:rsid w:val="002A4B76"/>
    <w:rsid w:val="002A7C31"/>
    <w:rsid w:val="002B05F1"/>
    <w:rsid w:val="002B06B5"/>
    <w:rsid w:val="002B180B"/>
    <w:rsid w:val="002B2FE1"/>
    <w:rsid w:val="002B5633"/>
    <w:rsid w:val="002C10CC"/>
    <w:rsid w:val="002C40A4"/>
    <w:rsid w:val="002C5646"/>
    <w:rsid w:val="002C5794"/>
    <w:rsid w:val="002C65C2"/>
    <w:rsid w:val="002C66B4"/>
    <w:rsid w:val="002D1389"/>
    <w:rsid w:val="002D1550"/>
    <w:rsid w:val="002D27AD"/>
    <w:rsid w:val="002D311A"/>
    <w:rsid w:val="002D38DD"/>
    <w:rsid w:val="002D44B9"/>
    <w:rsid w:val="002D4A00"/>
    <w:rsid w:val="002D600B"/>
    <w:rsid w:val="002D7C15"/>
    <w:rsid w:val="002E1B99"/>
    <w:rsid w:val="002E2D91"/>
    <w:rsid w:val="002E7BF6"/>
    <w:rsid w:val="002F6D41"/>
    <w:rsid w:val="00301D13"/>
    <w:rsid w:val="00303679"/>
    <w:rsid w:val="00307A4C"/>
    <w:rsid w:val="00311127"/>
    <w:rsid w:val="0031135E"/>
    <w:rsid w:val="00311373"/>
    <w:rsid w:val="0031205E"/>
    <w:rsid w:val="00312FE7"/>
    <w:rsid w:val="00314D37"/>
    <w:rsid w:val="00315A2F"/>
    <w:rsid w:val="003175AC"/>
    <w:rsid w:val="0032058C"/>
    <w:rsid w:val="003216BD"/>
    <w:rsid w:val="00323B25"/>
    <w:rsid w:val="00325E5F"/>
    <w:rsid w:val="00330959"/>
    <w:rsid w:val="00330EDA"/>
    <w:rsid w:val="003310E0"/>
    <w:rsid w:val="00333E6B"/>
    <w:rsid w:val="00334B79"/>
    <w:rsid w:val="00334EB2"/>
    <w:rsid w:val="003365CF"/>
    <w:rsid w:val="00336D53"/>
    <w:rsid w:val="003419F0"/>
    <w:rsid w:val="003478DE"/>
    <w:rsid w:val="00350837"/>
    <w:rsid w:val="00356A25"/>
    <w:rsid w:val="00360553"/>
    <w:rsid w:val="0036586E"/>
    <w:rsid w:val="00365A52"/>
    <w:rsid w:val="00366A4E"/>
    <w:rsid w:val="00366FB8"/>
    <w:rsid w:val="00367439"/>
    <w:rsid w:val="0037024A"/>
    <w:rsid w:val="003730B6"/>
    <w:rsid w:val="00376DD6"/>
    <w:rsid w:val="00381015"/>
    <w:rsid w:val="003828D3"/>
    <w:rsid w:val="003852AE"/>
    <w:rsid w:val="00385572"/>
    <w:rsid w:val="00387BF8"/>
    <w:rsid w:val="003922BD"/>
    <w:rsid w:val="00392586"/>
    <w:rsid w:val="00392879"/>
    <w:rsid w:val="0039397C"/>
    <w:rsid w:val="00395EC3"/>
    <w:rsid w:val="00396999"/>
    <w:rsid w:val="003A1DD8"/>
    <w:rsid w:val="003A3187"/>
    <w:rsid w:val="003A5AB2"/>
    <w:rsid w:val="003A5DD0"/>
    <w:rsid w:val="003A693F"/>
    <w:rsid w:val="003A768B"/>
    <w:rsid w:val="003B13C6"/>
    <w:rsid w:val="003B1EE2"/>
    <w:rsid w:val="003B3496"/>
    <w:rsid w:val="003C4467"/>
    <w:rsid w:val="003C4DF5"/>
    <w:rsid w:val="003C63B0"/>
    <w:rsid w:val="003C7DCA"/>
    <w:rsid w:val="003D0195"/>
    <w:rsid w:val="003D14B9"/>
    <w:rsid w:val="003D5C26"/>
    <w:rsid w:val="003E189A"/>
    <w:rsid w:val="003E18EF"/>
    <w:rsid w:val="003E3044"/>
    <w:rsid w:val="003E5060"/>
    <w:rsid w:val="003E7E0F"/>
    <w:rsid w:val="003F173C"/>
    <w:rsid w:val="003F191A"/>
    <w:rsid w:val="003F2ADD"/>
    <w:rsid w:val="003F7932"/>
    <w:rsid w:val="003F7E01"/>
    <w:rsid w:val="0040038B"/>
    <w:rsid w:val="00402A91"/>
    <w:rsid w:val="00404057"/>
    <w:rsid w:val="00406D21"/>
    <w:rsid w:val="00407065"/>
    <w:rsid w:val="0041191C"/>
    <w:rsid w:val="004156AC"/>
    <w:rsid w:val="00417E91"/>
    <w:rsid w:val="00423822"/>
    <w:rsid w:val="004245AF"/>
    <w:rsid w:val="00424A8A"/>
    <w:rsid w:val="00426817"/>
    <w:rsid w:val="00426E4C"/>
    <w:rsid w:val="00427653"/>
    <w:rsid w:val="004303E2"/>
    <w:rsid w:val="00430405"/>
    <w:rsid w:val="0043048A"/>
    <w:rsid w:val="00431802"/>
    <w:rsid w:val="00432D18"/>
    <w:rsid w:val="00434310"/>
    <w:rsid w:val="00435CF6"/>
    <w:rsid w:val="00436D4E"/>
    <w:rsid w:val="00440636"/>
    <w:rsid w:val="0044105F"/>
    <w:rsid w:val="00444B17"/>
    <w:rsid w:val="00447351"/>
    <w:rsid w:val="004508DD"/>
    <w:rsid w:val="00450E44"/>
    <w:rsid w:val="00452229"/>
    <w:rsid w:val="004561A4"/>
    <w:rsid w:val="00457C5C"/>
    <w:rsid w:val="0046049D"/>
    <w:rsid w:val="0046214A"/>
    <w:rsid w:val="00466BF6"/>
    <w:rsid w:val="004746D3"/>
    <w:rsid w:val="00474A1B"/>
    <w:rsid w:val="00475C5D"/>
    <w:rsid w:val="00476954"/>
    <w:rsid w:val="004827F8"/>
    <w:rsid w:val="00486F1D"/>
    <w:rsid w:val="00490789"/>
    <w:rsid w:val="00490944"/>
    <w:rsid w:val="00491746"/>
    <w:rsid w:val="004A2989"/>
    <w:rsid w:val="004A614D"/>
    <w:rsid w:val="004B6DA5"/>
    <w:rsid w:val="004B6DF0"/>
    <w:rsid w:val="004C0B1B"/>
    <w:rsid w:val="004C287B"/>
    <w:rsid w:val="004C3C30"/>
    <w:rsid w:val="004C3E7E"/>
    <w:rsid w:val="004C4799"/>
    <w:rsid w:val="004C5662"/>
    <w:rsid w:val="004C6051"/>
    <w:rsid w:val="004D0FA7"/>
    <w:rsid w:val="004D2C2F"/>
    <w:rsid w:val="004E159F"/>
    <w:rsid w:val="004E1F0E"/>
    <w:rsid w:val="004E46A9"/>
    <w:rsid w:val="004E5400"/>
    <w:rsid w:val="004F18B3"/>
    <w:rsid w:val="004F2540"/>
    <w:rsid w:val="004F5A73"/>
    <w:rsid w:val="004F692A"/>
    <w:rsid w:val="00500312"/>
    <w:rsid w:val="00500F46"/>
    <w:rsid w:val="00502B4D"/>
    <w:rsid w:val="00503002"/>
    <w:rsid w:val="00503ACA"/>
    <w:rsid w:val="00503D10"/>
    <w:rsid w:val="00506833"/>
    <w:rsid w:val="005108CF"/>
    <w:rsid w:val="00510E43"/>
    <w:rsid w:val="00513B1F"/>
    <w:rsid w:val="0051477F"/>
    <w:rsid w:val="005160DF"/>
    <w:rsid w:val="005207B8"/>
    <w:rsid w:val="0052461B"/>
    <w:rsid w:val="00525549"/>
    <w:rsid w:val="0052613A"/>
    <w:rsid w:val="005262F6"/>
    <w:rsid w:val="0052754C"/>
    <w:rsid w:val="00527ABB"/>
    <w:rsid w:val="005302BB"/>
    <w:rsid w:val="00531F8B"/>
    <w:rsid w:val="00532EBE"/>
    <w:rsid w:val="00533436"/>
    <w:rsid w:val="005340BA"/>
    <w:rsid w:val="00535824"/>
    <w:rsid w:val="00537F68"/>
    <w:rsid w:val="005419CE"/>
    <w:rsid w:val="00545C5B"/>
    <w:rsid w:val="00547089"/>
    <w:rsid w:val="005478EC"/>
    <w:rsid w:val="00550550"/>
    <w:rsid w:val="0055504E"/>
    <w:rsid w:val="0055529B"/>
    <w:rsid w:val="005561B6"/>
    <w:rsid w:val="005604DC"/>
    <w:rsid w:val="00561463"/>
    <w:rsid w:val="005624D8"/>
    <w:rsid w:val="0056367B"/>
    <w:rsid w:val="005638AC"/>
    <w:rsid w:val="005646C1"/>
    <w:rsid w:val="00564B4D"/>
    <w:rsid w:val="00565849"/>
    <w:rsid w:val="00566140"/>
    <w:rsid w:val="00572613"/>
    <w:rsid w:val="0057280E"/>
    <w:rsid w:val="00572999"/>
    <w:rsid w:val="00572A4C"/>
    <w:rsid w:val="00573530"/>
    <w:rsid w:val="005737D9"/>
    <w:rsid w:val="00574DE0"/>
    <w:rsid w:val="0057579A"/>
    <w:rsid w:val="00580015"/>
    <w:rsid w:val="005841E9"/>
    <w:rsid w:val="00585C8D"/>
    <w:rsid w:val="00586A66"/>
    <w:rsid w:val="00591BD2"/>
    <w:rsid w:val="0059310E"/>
    <w:rsid w:val="00596864"/>
    <w:rsid w:val="005A1968"/>
    <w:rsid w:val="005A260D"/>
    <w:rsid w:val="005A3734"/>
    <w:rsid w:val="005A4D5B"/>
    <w:rsid w:val="005A5286"/>
    <w:rsid w:val="005A7195"/>
    <w:rsid w:val="005A775F"/>
    <w:rsid w:val="005B03DB"/>
    <w:rsid w:val="005B6B71"/>
    <w:rsid w:val="005C304D"/>
    <w:rsid w:val="005D0C7F"/>
    <w:rsid w:val="005D1007"/>
    <w:rsid w:val="005D2935"/>
    <w:rsid w:val="005D3564"/>
    <w:rsid w:val="005D38CF"/>
    <w:rsid w:val="005D3E62"/>
    <w:rsid w:val="005D4FFD"/>
    <w:rsid w:val="005D6276"/>
    <w:rsid w:val="005E3E09"/>
    <w:rsid w:val="005E4276"/>
    <w:rsid w:val="005E4553"/>
    <w:rsid w:val="005E4C8A"/>
    <w:rsid w:val="005E5004"/>
    <w:rsid w:val="005E5E50"/>
    <w:rsid w:val="005E754D"/>
    <w:rsid w:val="005F05DD"/>
    <w:rsid w:val="005F1190"/>
    <w:rsid w:val="005F16DE"/>
    <w:rsid w:val="005F1E1A"/>
    <w:rsid w:val="005F5186"/>
    <w:rsid w:val="00600CF6"/>
    <w:rsid w:val="00602738"/>
    <w:rsid w:val="00602CC2"/>
    <w:rsid w:val="00603B8D"/>
    <w:rsid w:val="00603D30"/>
    <w:rsid w:val="00604D40"/>
    <w:rsid w:val="00612097"/>
    <w:rsid w:val="00612FA4"/>
    <w:rsid w:val="00613469"/>
    <w:rsid w:val="006137D4"/>
    <w:rsid w:val="00616C6C"/>
    <w:rsid w:val="006203ED"/>
    <w:rsid w:val="006205E6"/>
    <w:rsid w:val="006209B5"/>
    <w:rsid w:val="00621A2D"/>
    <w:rsid w:val="006243EA"/>
    <w:rsid w:val="00624B0D"/>
    <w:rsid w:val="006259F3"/>
    <w:rsid w:val="006264A9"/>
    <w:rsid w:val="00626D0A"/>
    <w:rsid w:val="00633110"/>
    <w:rsid w:val="0063334C"/>
    <w:rsid w:val="006342D9"/>
    <w:rsid w:val="0063699A"/>
    <w:rsid w:val="00644B53"/>
    <w:rsid w:val="00645784"/>
    <w:rsid w:val="006471A6"/>
    <w:rsid w:val="006502E6"/>
    <w:rsid w:val="006509B6"/>
    <w:rsid w:val="00652067"/>
    <w:rsid w:val="00654C41"/>
    <w:rsid w:val="00655775"/>
    <w:rsid w:val="00655859"/>
    <w:rsid w:val="006565D2"/>
    <w:rsid w:val="00657151"/>
    <w:rsid w:val="006600C4"/>
    <w:rsid w:val="006633B1"/>
    <w:rsid w:val="006666FF"/>
    <w:rsid w:val="00670824"/>
    <w:rsid w:val="00676920"/>
    <w:rsid w:val="00676D7C"/>
    <w:rsid w:val="006807FB"/>
    <w:rsid w:val="006833B2"/>
    <w:rsid w:val="00683D2F"/>
    <w:rsid w:val="00684B16"/>
    <w:rsid w:val="006904FD"/>
    <w:rsid w:val="00691075"/>
    <w:rsid w:val="00691D12"/>
    <w:rsid w:val="00692349"/>
    <w:rsid w:val="0069405B"/>
    <w:rsid w:val="00694468"/>
    <w:rsid w:val="00694F83"/>
    <w:rsid w:val="0069639C"/>
    <w:rsid w:val="0069772E"/>
    <w:rsid w:val="006977B7"/>
    <w:rsid w:val="006A170B"/>
    <w:rsid w:val="006A4629"/>
    <w:rsid w:val="006A528D"/>
    <w:rsid w:val="006A6496"/>
    <w:rsid w:val="006A7702"/>
    <w:rsid w:val="006B04D3"/>
    <w:rsid w:val="006B067E"/>
    <w:rsid w:val="006B10A7"/>
    <w:rsid w:val="006B1621"/>
    <w:rsid w:val="006B342B"/>
    <w:rsid w:val="006B3845"/>
    <w:rsid w:val="006C25A5"/>
    <w:rsid w:val="006C2D6B"/>
    <w:rsid w:val="006C5885"/>
    <w:rsid w:val="006C5CCD"/>
    <w:rsid w:val="006C6EC0"/>
    <w:rsid w:val="006D1650"/>
    <w:rsid w:val="006D3273"/>
    <w:rsid w:val="006D4503"/>
    <w:rsid w:val="006D48B4"/>
    <w:rsid w:val="006D5A5F"/>
    <w:rsid w:val="006D6862"/>
    <w:rsid w:val="006E089A"/>
    <w:rsid w:val="006E09E0"/>
    <w:rsid w:val="006E3B90"/>
    <w:rsid w:val="006E4BF3"/>
    <w:rsid w:val="006E530C"/>
    <w:rsid w:val="006E5FC5"/>
    <w:rsid w:val="006E73FA"/>
    <w:rsid w:val="006F02A3"/>
    <w:rsid w:val="006F0E63"/>
    <w:rsid w:val="006F109C"/>
    <w:rsid w:val="006F1911"/>
    <w:rsid w:val="006F4842"/>
    <w:rsid w:val="006F773F"/>
    <w:rsid w:val="006F77C5"/>
    <w:rsid w:val="00702A51"/>
    <w:rsid w:val="00703E33"/>
    <w:rsid w:val="00705002"/>
    <w:rsid w:val="0071051F"/>
    <w:rsid w:val="00711373"/>
    <w:rsid w:val="00715F05"/>
    <w:rsid w:val="007166AB"/>
    <w:rsid w:val="00716C86"/>
    <w:rsid w:val="00717CF8"/>
    <w:rsid w:val="00721CF2"/>
    <w:rsid w:val="00721E1C"/>
    <w:rsid w:val="00725C0C"/>
    <w:rsid w:val="00726CB9"/>
    <w:rsid w:val="007272C1"/>
    <w:rsid w:val="00730473"/>
    <w:rsid w:val="00730D07"/>
    <w:rsid w:val="0073275A"/>
    <w:rsid w:val="00733214"/>
    <w:rsid w:val="007352AB"/>
    <w:rsid w:val="00740393"/>
    <w:rsid w:val="007478A5"/>
    <w:rsid w:val="00750F04"/>
    <w:rsid w:val="00751D94"/>
    <w:rsid w:val="0075434C"/>
    <w:rsid w:val="00754994"/>
    <w:rsid w:val="0075551F"/>
    <w:rsid w:val="00761959"/>
    <w:rsid w:val="00763649"/>
    <w:rsid w:val="00764BE0"/>
    <w:rsid w:val="00764D9A"/>
    <w:rsid w:val="00765663"/>
    <w:rsid w:val="00766BC2"/>
    <w:rsid w:val="00766E91"/>
    <w:rsid w:val="00770CAB"/>
    <w:rsid w:val="00774A32"/>
    <w:rsid w:val="007754E2"/>
    <w:rsid w:val="0077561E"/>
    <w:rsid w:val="00775CD9"/>
    <w:rsid w:val="00775F75"/>
    <w:rsid w:val="00781718"/>
    <w:rsid w:val="00782E16"/>
    <w:rsid w:val="00783E5F"/>
    <w:rsid w:val="00791EFF"/>
    <w:rsid w:val="00792694"/>
    <w:rsid w:val="00794286"/>
    <w:rsid w:val="007952B5"/>
    <w:rsid w:val="00796584"/>
    <w:rsid w:val="00797EA0"/>
    <w:rsid w:val="007A00FE"/>
    <w:rsid w:val="007A2472"/>
    <w:rsid w:val="007A2B3A"/>
    <w:rsid w:val="007A2B67"/>
    <w:rsid w:val="007A4A9B"/>
    <w:rsid w:val="007A5629"/>
    <w:rsid w:val="007B0D9B"/>
    <w:rsid w:val="007C03B7"/>
    <w:rsid w:val="007C14E5"/>
    <w:rsid w:val="007C5465"/>
    <w:rsid w:val="007C5626"/>
    <w:rsid w:val="007C67D5"/>
    <w:rsid w:val="007C6AF7"/>
    <w:rsid w:val="007C7FEB"/>
    <w:rsid w:val="007D21EB"/>
    <w:rsid w:val="007D2570"/>
    <w:rsid w:val="007D49A2"/>
    <w:rsid w:val="007D4B14"/>
    <w:rsid w:val="007E008A"/>
    <w:rsid w:val="007E2E90"/>
    <w:rsid w:val="007F03E7"/>
    <w:rsid w:val="007F129B"/>
    <w:rsid w:val="007F254B"/>
    <w:rsid w:val="008012E8"/>
    <w:rsid w:val="00801F12"/>
    <w:rsid w:val="0080331B"/>
    <w:rsid w:val="008062FA"/>
    <w:rsid w:val="0080734C"/>
    <w:rsid w:val="008100BA"/>
    <w:rsid w:val="0081043B"/>
    <w:rsid w:val="008107D7"/>
    <w:rsid w:val="00817BE2"/>
    <w:rsid w:val="008228D2"/>
    <w:rsid w:val="00822E70"/>
    <w:rsid w:val="008238F2"/>
    <w:rsid w:val="008258C7"/>
    <w:rsid w:val="008261E8"/>
    <w:rsid w:val="00831E9E"/>
    <w:rsid w:val="00832402"/>
    <w:rsid w:val="00832D44"/>
    <w:rsid w:val="00833971"/>
    <w:rsid w:val="00833B23"/>
    <w:rsid w:val="00834645"/>
    <w:rsid w:val="00845D61"/>
    <w:rsid w:val="00846EC1"/>
    <w:rsid w:val="00846F65"/>
    <w:rsid w:val="00847F6A"/>
    <w:rsid w:val="00850F1C"/>
    <w:rsid w:val="00853421"/>
    <w:rsid w:val="008550EB"/>
    <w:rsid w:val="00855C9C"/>
    <w:rsid w:val="00861D29"/>
    <w:rsid w:val="008636B5"/>
    <w:rsid w:val="00863D9C"/>
    <w:rsid w:val="008649AD"/>
    <w:rsid w:val="00866844"/>
    <w:rsid w:val="00870976"/>
    <w:rsid w:val="00872051"/>
    <w:rsid w:val="0087376F"/>
    <w:rsid w:val="008765C4"/>
    <w:rsid w:val="0087790A"/>
    <w:rsid w:val="008814C2"/>
    <w:rsid w:val="00882215"/>
    <w:rsid w:val="00882603"/>
    <w:rsid w:val="0088328B"/>
    <w:rsid w:val="00896761"/>
    <w:rsid w:val="00897965"/>
    <w:rsid w:val="008A2232"/>
    <w:rsid w:val="008A3843"/>
    <w:rsid w:val="008A43DA"/>
    <w:rsid w:val="008A5CA6"/>
    <w:rsid w:val="008A5FB3"/>
    <w:rsid w:val="008A6989"/>
    <w:rsid w:val="008A753E"/>
    <w:rsid w:val="008B0E95"/>
    <w:rsid w:val="008B134D"/>
    <w:rsid w:val="008B250F"/>
    <w:rsid w:val="008B692C"/>
    <w:rsid w:val="008B6AFC"/>
    <w:rsid w:val="008C5B03"/>
    <w:rsid w:val="008D3031"/>
    <w:rsid w:val="008D41CB"/>
    <w:rsid w:val="008D4632"/>
    <w:rsid w:val="008E0FBC"/>
    <w:rsid w:val="008E1D8E"/>
    <w:rsid w:val="008E3C5D"/>
    <w:rsid w:val="008E3EAA"/>
    <w:rsid w:val="008E754A"/>
    <w:rsid w:val="008F44F7"/>
    <w:rsid w:val="008F58DC"/>
    <w:rsid w:val="008F62E8"/>
    <w:rsid w:val="00904E53"/>
    <w:rsid w:val="00906405"/>
    <w:rsid w:val="009103F3"/>
    <w:rsid w:val="00912190"/>
    <w:rsid w:val="0091342B"/>
    <w:rsid w:val="00914617"/>
    <w:rsid w:val="00915D15"/>
    <w:rsid w:val="00920AE4"/>
    <w:rsid w:val="0092287C"/>
    <w:rsid w:val="00922CFC"/>
    <w:rsid w:val="00922DDD"/>
    <w:rsid w:val="00923112"/>
    <w:rsid w:val="00924B5B"/>
    <w:rsid w:val="00925339"/>
    <w:rsid w:val="00925393"/>
    <w:rsid w:val="0092736B"/>
    <w:rsid w:val="0093035B"/>
    <w:rsid w:val="00930652"/>
    <w:rsid w:val="00930BBE"/>
    <w:rsid w:val="00933533"/>
    <w:rsid w:val="00933C49"/>
    <w:rsid w:val="00933D78"/>
    <w:rsid w:val="009343C6"/>
    <w:rsid w:val="00934E02"/>
    <w:rsid w:val="00937441"/>
    <w:rsid w:val="009417DF"/>
    <w:rsid w:val="0094273A"/>
    <w:rsid w:val="00943B66"/>
    <w:rsid w:val="00943DB4"/>
    <w:rsid w:val="00944BB5"/>
    <w:rsid w:val="00946012"/>
    <w:rsid w:val="009538A2"/>
    <w:rsid w:val="00960597"/>
    <w:rsid w:val="00960DA4"/>
    <w:rsid w:val="009622CF"/>
    <w:rsid w:val="009644DA"/>
    <w:rsid w:val="009647B5"/>
    <w:rsid w:val="00970FBF"/>
    <w:rsid w:val="00971D7D"/>
    <w:rsid w:val="00972A5D"/>
    <w:rsid w:val="009735F7"/>
    <w:rsid w:val="0097492E"/>
    <w:rsid w:val="00974A08"/>
    <w:rsid w:val="00975172"/>
    <w:rsid w:val="00975590"/>
    <w:rsid w:val="00980067"/>
    <w:rsid w:val="0098452B"/>
    <w:rsid w:val="00984EE2"/>
    <w:rsid w:val="00985750"/>
    <w:rsid w:val="00986563"/>
    <w:rsid w:val="009870DA"/>
    <w:rsid w:val="00987272"/>
    <w:rsid w:val="00987531"/>
    <w:rsid w:val="00987E91"/>
    <w:rsid w:val="00990CC4"/>
    <w:rsid w:val="00993220"/>
    <w:rsid w:val="00995D50"/>
    <w:rsid w:val="009966B2"/>
    <w:rsid w:val="00996711"/>
    <w:rsid w:val="009A08E4"/>
    <w:rsid w:val="009A1AF1"/>
    <w:rsid w:val="009A2E1C"/>
    <w:rsid w:val="009A33F1"/>
    <w:rsid w:val="009B2B90"/>
    <w:rsid w:val="009B3238"/>
    <w:rsid w:val="009B4146"/>
    <w:rsid w:val="009B4658"/>
    <w:rsid w:val="009B62F6"/>
    <w:rsid w:val="009B7406"/>
    <w:rsid w:val="009C1D7C"/>
    <w:rsid w:val="009C2E68"/>
    <w:rsid w:val="009C4C39"/>
    <w:rsid w:val="009C6356"/>
    <w:rsid w:val="009C78AB"/>
    <w:rsid w:val="009C7DB9"/>
    <w:rsid w:val="009D0177"/>
    <w:rsid w:val="009D08BA"/>
    <w:rsid w:val="009D0F8C"/>
    <w:rsid w:val="009D2A42"/>
    <w:rsid w:val="009D4E93"/>
    <w:rsid w:val="009D525E"/>
    <w:rsid w:val="009D619A"/>
    <w:rsid w:val="009D7D3D"/>
    <w:rsid w:val="009E036E"/>
    <w:rsid w:val="009E2CAB"/>
    <w:rsid w:val="009E3056"/>
    <w:rsid w:val="009E42E1"/>
    <w:rsid w:val="009E59D4"/>
    <w:rsid w:val="009E7AD8"/>
    <w:rsid w:val="009F2806"/>
    <w:rsid w:val="009F4ED5"/>
    <w:rsid w:val="009F608B"/>
    <w:rsid w:val="009F76EF"/>
    <w:rsid w:val="00A00343"/>
    <w:rsid w:val="00A02979"/>
    <w:rsid w:val="00A06740"/>
    <w:rsid w:val="00A124D9"/>
    <w:rsid w:val="00A15179"/>
    <w:rsid w:val="00A1567B"/>
    <w:rsid w:val="00A17145"/>
    <w:rsid w:val="00A17BB5"/>
    <w:rsid w:val="00A20831"/>
    <w:rsid w:val="00A221B9"/>
    <w:rsid w:val="00A223F4"/>
    <w:rsid w:val="00A2242D"/>
    <w:rsid w:val="00A22F97"/>
    <w:rsid w:val="00A23014"/>
    <w:rsid w:val="00A312B1"/>
    <w:rsid w:val="00A33177"/>
    <w:rsid w:val="00A42F5A"/>
    <w:rsid w:val="00A432D9"/>
    <w:rsid w:val="00A4330B"/>
    <w:rsid w:val="00A44EFD"/>
    <w:rsid w:val="00A4705B"/>
    <w:rsid w:val="00A47D06"/>
    <w:rsid w:val="00A50F0C"/>
    <w:rsid w:val="00A51473"/>
    <w:rsid w:val="00A558E9"/>
    <w:rsid w:val="00A55BF3"/>
    <w:rsid w:val="00A617F2"/>
    <w:rsid w:val="00A646D3"/>
    <w:rsid w:val="00A6642E"/>
    <w:rsid w:val="00A66903"/>
    <w:rsid w:val="00A67E7F"/>
    <w:rsid w:val="00A7024A"/>
    <w:rsid w:val="00A711FA"/>
    <w:rsid w:val="00A73F10"/>
    <w:rsid w:val="00A768B9"/>
    <w:rsid w:val="00A77A8D"/>
    <w:rsid w:val="00A82559"/>
    <w:rsid w:val="00A84D79"/>
    <w:rsid w:val="00A867FC"/>
    <w:rsid w:val="00A914CC"/>
    <w:rsid w:val="00A9239A"/>
    <w:rsid w:val="00A941AA"/>
    <w:rsid w:val="00A962BF"/>
    <w:rsid w:val="00A965F2"/>
    <w:rsid w:val="00AA2D63"/>
    <w:rsid w:val="00AA6ADD"/>
    <w:rsid w:val="00AA6B27"/>
    <w:rsid w:val="00AB05FE"/>
    <w:rsid w:val="00AB2FBD"/>
    <w:rsid w:val="00AB35A2"/>
    <w:rsid w:val="00AB482A"/>
    <w:rsid w:val="00AB63F0"/>
    <w:rsid w:val="00AB7D37"/>
    <w:rsid w:val="00AC641B"/>
    <w:rsid w:val="00AC6BBB"/>
    <w:rsid w:val="00AC6CD1"/>
    <w:rsid w:val="00AC7415"/>
    <w:rsid w:val="00AD4E2E"/>
    <w:rsid w:val="00AD6209"/>
    <w:rsid w:val="00AD677C"/>
    <w:rsid w:val="00AD754D"/>
    <w:rsid w:val="00AD75B0"/>
    <w:rsid w:val="00AD7D16"/>
    <w:rsid w:val="00AE1CCC"/>
    <w:rsid w:val="00AE50F0"/>
    <w:rsid w:val="00AE6AE7"/>
    <w:rsid w:val="00AF1AD0"/>
    <w:rsid w:val="00AF2C97"/>
    <w:rsid w:val="00AF60B2"/>
    <w:rsid w:val="00B03A5E"/>
    <w:rsid w:val="00B11228"/>
    <w:rsid w:val="00B11C5E"/>
    <w:rsid w:val="00B122D0"/>
    <w:rsid w:val="00B12576"/>
    <w:rsid w:val="00B12A66"/>
    <w:rsid w:val="00B157B9"/>
    <w:rsid w:val="00B1725D"/>
    <w:rsid w:val="00B22EA2"/>
    <w:rsid w:val="00B236AE"/>
    <w:rsid w:val="00B24521"/>
    <w:rsid w:val="00B2572A"/>
    <w:rsid w:val="00B26431"/>
    <w:rsid w:val="00B30C23"/>
    <w:rsid w:val="00B32799"/>
    <w:rsid w:val="00B32FAC"/>
    <w:rsid w:val="00B35427"/>
    <w:rsid w:val="00B361B0"/>
    <w:rsid w:val="00B37372"/>
    <w:rsid w:val="00B406E3"/>
    <w:rsid w:val="00B41E09"/>
    <w:rsid w:val="00B42DA5"/>
    <w:rsid w:val="00B43C43"/>
    <w:rsid w:val="00B501D0"/>
    <w:rsid w:val="00B51B77"/>
    <w:rsid w:val="00B55F52"/>
    <w:rsid w:val="00B6058D"/>
    <w:rsid w:val="00B6162B"/>
    <w:rsid w:val="00B63F0A"/>
    <w:rsid w:val="00B64A13"/>
    <w:rsid w:val="00B670BF"/>
    <w:rsid w:val="00B70E75"/>
    <w:rsid w:val="00B71F4D"/>
    <w:rsid w:val="00B81C5D"/>
    <w:rsid w:val="00B82E4E"/>
    <w:rsid w:val="00B85E1A"/>
    <w:rsid w:val="00B8610A"/>
    <w:rsid w:val="00B86D40"/>
    <w:rsid w:val="00B87D59"/>
    <w:rsid w:val="00B94A18"/>
    <w:rsid w:val="00B94C11"/>
    <w:rsid w:val="00B95F76"/>
    <w:rsid w:val="00BA0DDE"/>
    <w:rsid w:val="00BA15BC"/>
    <w:rsid w:val="00BA1B39"/>
    <w:rsid w:val="00BA2B68"/>
    <w:rsid w:val="00BA349B"/>
    <w:rsid w:val="00BA4B54"/>
    <w:rsid w:val="00BA5886"/>
    <w:rsid w:val="00BA6D18"/>
    <w:rsid w:val="00BB0267"/>
    <w:rsid w:val="00BC0252"/>
    <w:rsid w:val="00BC0839"/>
    <w:rsid w:val="00BC117A"/>
    <w:rsid w:val="00BC1390"/>
    <w:rsid w:val="00BC1A9D"/>
    <w:rsid w:val="00BC1B4E"/>
    <w:rsid w:val="00BC21E8"/>
    <w:rsid w:val="00BC65E6"/>
    <w:rsid w:val="00BC6A42"/>
    <w:rsid w:val="00BC7463"/>
    <w:rsid w:val="00BD0838"/>
    <w:rsid w:val="00BD4DAE"/>
    <w:rsid w:val="00BE1A68"/>
    <w:rsid w:val="00BE2173"/>
    <w:rsid w:val="00BE33D4"/>
    <w:rsid w:val="00BE65B1"/>
    <w:rsid w:val="00BF1775"/>
    <w:rsid w:val="00BF2E30"/>
    <w:rsid w:val="00BF3151"/>
    <w:rsid w:val="00BF31E0"/>
    <w:rsid w:val="00BF376B"/>
    <w:rsid w:val="00BF6225"/>
    <w:rsid w:val="00C0276A"/>
    <w:rsid w:val="00C0280D"/>
    <w:rsid w:val="00C02E7D"/>
    <w:rsid w:val="00C03B0D"/>
    <w:rsid w:val="00C07D43"/>
    <w:rsid w:val="00C112E8"/>
    <w:rsid w:val="00C11314"/>
    <w:rsid w:val="00C1297A"/>
    <w:rsid w:val="00C13AD8"/>
    <w:rsid w:val="00C14031"/>
    <w:rsid w:val="00C16F2A"/>
    <w:rsid w:val="00C21D9D"/>
    <w:rsid w:val="00C2702E"/>
    <w:rsid w:val="00C2708E"/>
    <w:rsid w:val="00C27719"/>
    <w:rsid w:val="00C317E0"/>
    <w:rsid w:val="00C3415B"/>
    <w:rsid w:val="00C3477C"/>
    <w:rsid w:val="00C349AE"/>
    <w:rsid w:val="00C368B4"/>
    <w:rsid w:val="00C404D3"/>
    <w:rsid w:val="00C40F96"/>
    <w:rsid w:val="00C44A82"/>
    <w:rsid w:val="00C467CF"/>
    <w:rsid w:val="00C47DAE"/>
    <w:rsid w:val="00C50416"/>
    <w:rsid w:val="00C520E8"/>
    <w:rsid w:val="00C528A8"/>
    <w:rsid w:val="00C52DCD"/>
    <w:rsid w:val="00C53373"/>
    <w:rsid w:val="00C54AEC"/>
    <w:rsid w:val="00C54DAB"/>
    <w:rsid w:val="00C615A1"/>
    <w:rsid w:val="00C61DF0"/>
    <w:rsid w:val="00C64D67"/>
    <w:rsid w:val="00C66A35"/>
    <w:rsid w:val="00C715EE"/>
    <w:rsid w:val="00C735EE"/>
    <w:rsid w:val="00C77C35"/>
    <w:rsid w:val="00C80C7B"/>
    <w:rsid w:val="00C81C72"/>
    <w:rsid w:val="00C83090"/>
    <w:rsid w:val="00C851EE"/>
    <w:rsid w:val="00C90D90"/>
    <w:rsid w:val="00C97D39"/>
    <w:rsid w:val="00CA02D2"/>
    <w:rsid w:val="00CA12C9"/>
    <w:rsid w:val="00CA12FE"/>
    <w:rsid w:val="00CA343E"/>
    <w:rsid w:val="00CA423B"/>
    <w:rsid w:val="00CA5FD8"/>
    <w:rsid w:val="00CA7C4D"/>
    <w:rsid w:val="00CB2246"/>
    <w:rsid w:val="00CB25C4"/>
    <w:rsid w:val="00CB35CB"/>
    <w:rsid w:val="00CB3A22"/>
    <w:rsid w:val="00CB3CC9"/>
    <w:rsid w:val="00CB436C"/>
    <w:rsid w:val="00CB4BC5"/>
    <w:rsid w:val="00CB4C2E"/>
    <w:rsid w:val="00CB5857"/>
    <w:rsid w:val="00CC1C44"/>
    <w:rsid w:val="00CC218C"/>
    <w:rsid w:val="00CC2905"/>
    <w:rsid w:val="00CD1894"/>
    <w:rsid w:val="00CD1B70"/>
    <w:rsid w:val="00CD1DBE"/>
    <w:rsid w:val="00CD2410"/>
    <w:rsid w:val="00CD7A1B"/>
    <w:rsid w:val="00CD7EC4"/>
    <w:rsid w:val="00CE177B"/>
    <w:rsid w:val="00CE1C9C"/>
    <w:rsid w:val="00CE2CB8"/>
    <w:rsid w:val="00CE7463"/>
    <w:rsid w:val="00CF102F"/>
    <w:rsid w:val="00CF5952"/>
    <w:rsid w:val="00CF5C0B"/>
    <w:rsid w:val="00CF7ADD"/>
    <w:rsid w:val="00D033AE"/>
    <w:rsid w:val="00D07B80"/>
    <w:rsid w:val="00D142FF"/>
    <w:rsid w:val="00D1734B"/>
    <w:rsid w:val="00D21013"/>
    <w:rsid w:val="00D22B6D"/>
    <w:rsid w:val="00D2563F"/>
    <w:rsid w:val="00D262C3"/>
    <w:rsid w:val="00D26D3C"/>
    <w:rsid w:val="00D274FA"/>
    <w:rsid w:val="00D278C8"/>
    <w:rsid w:val="00D308F3"/>
    <w:rsid w:val="00D322C9"/>
    <w:rsid w:val="00D32E05"/>
    <w:rsid w:val="00D3350C"/>
    <w:rsid w:val="00D34415"/>
    <w:rsid w:val="00D35476"/>
    <w:rsid w:val="00D36DFC"/>
    <w:rsid w:val="00D40628"/>
    <w:rsid w:val="00D51CDA"/>
    <w:rsid w:val="00D52739"/>
    <w:rsid w:val="00D53F12"/>
    <w:rsid w:val="00D56883"/>
    <w:rsid w:val="00D6096C"/>
    <w:rsid w:val="00D62F0F"/>
    <w:rsid w:val="00D63292"/>
    <w:rsid w:val="00D64D55"/>
    <w:rsid w:val="00D67919"/>
    <w:rsid w:val="00D71256"/>
    <w:rsid w:val="00D72D34"/>
    <w:rsid w:val="00D73A2E"/>
    <w:rsid w:val="00D7472B"/>
    <w:rsid w:val="00D7610F"/>
    <w:rsid w:val="00D763B1"/>
    <w:rsid w:val="00D80489"/>
    <w:rsid w:val="00D91327"/>
    <w:rsid w:val="00D9312A"/>
    <w:rsid w:val="00D93387"/>
    <w:rsid w:val="00D93694"/>
    <w:rsid w:val="00D94FB8"/>
    <w:rsid w:val="00D96BA7"/>
    <w:rsid w:val="00DA058B"/>
    <w:rsid w:val="00DA070E"/>
    <w:rsid w:val="00DA0DA8"/>
    <w:rsid w:val="00DA2503"/>
    <w:rsid w:val="00DA252C"/>
    <w:rsid w:val="00DA394F"/>
    <w:rsid w:val="00DA55E1"/>
    <w:rsid w:val="00DA5AE3"/>
    <w:rsid w:val="00DA676B"/>
    <w:rsid w:val="00DA7619"/>
    <w:rsid w:val="00DB371A"/>
    <w:rsid w:val="00DB3F2E"/>
    <w:rsid w:val="00DB507B"/>
    <w:rsid w:val="00DB5C8E"/>
    <w:rsid w:val="00DC34F7"/>
    <w:rsid w:val="00DC4D19"/>
    <w:rsid w:val="00DC540D"/>
    <w:rsid w:val="00DC5603"/>
    <w:rsid w:val="00DC5C99"/>
    <w:rsid w:val="00DD10A4"/>
    <w:rsid w:val="00DD3443"/>
    <w:rsid w:val="00DD3470"/>
    <w:rsid w:val="00DD785D"/>
    <w:rsid w:val="00DE0173"/>
    <w:rsid w:val="00DE0347"/>
    <w:rsid w:val="00DE1ED3"/>
    <w:rsid w:val="00DE31D2"/>
    <w:rsid w:val="00DE3EC8"/>
    <w:rsid w:val="00DE4309"/>
    <w:rsid w:val="00DE4497"/>
    <w:rsid w:val="00DE4680"/>
    <w:rsid w:val="00DE5855"/>
    <w:rsid w:val="00DF78D2"/>
    <w:rsid w:val="00E00311"/>
    <w:rsid w:val="00E00F3B"/>
    <w:rsid w:val="00E016AB"/>
    <w:rsid w:val="00E0423F"/>
    <w:rsid w:val="00E05774"/>
    <w:rsid w:val="00E05841"/>
    <w:rsid w:val="00E079B7"/>
    <w:rsid w:val="00E106A9"/>
    <w:rsid w:val="00E12DE6"/>
    <w:rsid w:val="00E136F5"/>
    <w:rsid w:val="00E13FEE"/>
    <w:rsid w:val="00E1473D"/>
    <w:rsid w:val="00E1639F"/>
    <w:rsid w:val="00E21134"/>
    <w:rsid w:val="00E21767"/>
    <w:rsid w:val="00E21A2B"/>
    <w:rsid w:val="00E22348"/>
    <w:rsid w:val="00E22FAC"/>
    <w:rsid w:val="00E247CF"/>
    <w:rsid w:val="00E25A9C"/>
    <w:rsid w:val="00E31D45"/>
    <w:rsid w:val="00E32145"/>
    <w:rsid w:val="00E329EE"/>
    <w:rsid w:val="00E34325"/>
    <w:rsid w:val="00E34D7A"/>
    <w:rsid w:val="00E360EA"/>
    <w:rsid w:val="00E36F89"/>
    <w:rsid w:val="00E3713A"/>
    <w:rsid w:val="00E37623"/>
    <w:rsid w:val="00E41D9E"/>
    <w:rsid w:val="00E424E7"/>
    <w:rsid w:val="00E5001A"/>
    <w:rsid w:val="00E5088E"/>
    <w:rsid w:val="00E524BC"/>
    <w:rsid w:val="00E536C9"/>
    <w:rsid w:val="00E54CB9"/>
    <w:rsid w:val="00E563CD"/>
    <w:rsid w:val="00E56C9C"/>
    <w:rsid w:val="00E57B1C"/>
    <w:rsid w:val="00E60219"/>
    <w:rsid w:val="00E6147C"/>
    <w:rsid w:val="00E622B8"/>
    <w:rsid w:val="00E63EAF"/>
    <w:rsid w:val="00E6502E"/>
    <w:rsid w:val="00E66F15"/>
    <w:rsid w:val="00E67BDC"/>
    <w:rsid w:val="00E73561"/>
    <w:rsid w:val="00E752AB"/>
    <w:rsid w:val="00E755AB"/>
    <w:rsid w:val="00E82CED"/>
    <w:rsid w:val="00E833E2"/>
    <w:rsid w:val="00E83664"/>
    <w:rsid w:val="00E8396E"/>
    <w:rsid w:val="00E900AE"/>
    <w:rsid w:val="00E90C40"/>
    <w:rsid w:val="00E931DD"/>
    <w:rsid w:val="00E93661"/>
    <w:rsid w:val="00E9368E"/>
    <w:rsid w:val="00E94884"/>
    <w:rsid w:val="00E94D1E"/>
    <w:rsid w:val="00E97FE9"/>
    <w:rsid w:val="00EA21AE"/>
    <w:rsid w:val="00EA3F78"/>
    <w:rsid w:val="00EB073A"/>
    <w:rsid w:val="00EB258A"/>
    <w:rsid w:val="00EB26AF"/>
    <w:rsid w:val="00EB2F0F"/>
    <w:rsid w:val="00EB3D3F"/>
    <w:rsid w:val="00EB7B97"/>
    <w:rsid w:val="00EC361B"/>
    <w:rsid w:val="00EC44CB"/>
    <w:rsid w:val="00ED005C"/>
    <w:rsid w:val="00ED0BE5"/>
    <w:rsid w:val="00ED253C"/>
    <w:rsid w:val="00ED4936"/>
    <w:rsid w:val="00ED4E4E"/>
    <w:rsid w:val="00EE0B47"/>
    <w:rsid w:val="00EE2014"/>
    <w:rsid w:val="00EE2E48"/>
    <w:rsid w:val="00EE3326"/>
    <w:rsid w:val="00EE37E4"/>
    <w:rsid w:val="00EE5F7E"/>
    <w:rsid w:val="00EE663B"/>
    <w:rsid w:val="00EF08AB"/>
    <w:rsid w:val="00EF08B6"/>
    <w:rsid w:val="00EF2111"/>
    <w:rsid w:val="00EF2405"/>
    <w:rsid w:val="00EF2B8F"/>
    <w:rsid w:val="00EF312B"/>
    <w:rsid w:val="00EF3202"/>
    <w:rsid w:val="00EF46B8"/>
    <w:rsid w:val="00EF5B2A"/>
    <w:rsid w:val="00EF5C5A"/>
    <w:rsid w:val="00EF7FF3"/>
    <w:rsid w:val="00F04E58"/>
    <w:rsid w:val="00F054B4"/>
    <w:rsid w:val="00F0738B"/>
    <w:rsid w:val="00F10D6D"/>
    <w:rsid w:val="00F13954"/>
    <w:rsid w:val="00F15A41"/>
    <w:rsid w:val="00F1625B"/>
    <w:rsid w:val="00F1659A"/>
    <w:rsid w:val="00F21DD6"/>
    <w:rsid w:val="00F232F4"/>
    <w:rsid w:val="00F3000B"/>
    <w:rsid w:val="00F32B22"/>
    <w:rsid w:val="00F335EC"/>
    <w:rsid w:val="00F34FC6"/>
    <w:rsid w:val="00F36FD6"/>
    <w:rsid w:val="00F37377"/>
    <w:rsid w:val="00F41A1A"/>
    <w:rsid w:val="00F41B89"/>
    <w:rsid w:val="00F42205"/>
    <w:rsid w:val="00F44A5F"/>
    <w:rsid w:val="00F44D53"/>
    <w:rsid w:val="00F4670B"/>
    <w:rsid w:val="00F5005D"/>
    <w:rsid w:val="00F51E7B"/>
    <w:rsid w:val="00F5274D"/>
    <w:rsid w:val="00F54DFF"/>
    <w:rsid w:val="00F5579D"/>
    <w:rsid w:val="00F612C7"/>
    <w:rsid w:val="00F623F3"/>
    <w:rsid w:val="00F651EC"/>
    <w:rsid w:val="00F6596B"/>
    <w:rsid w:val="00F65989"/>
    <w:rsid w:val="00F666AC"/>
    <w:rsid w:val="00F706D1"/>
    <w:rsid w:val="00F70BD5"/>
    <w:rsid w:val="00F72D02"/>
    <w:rsid w:val="00F72ECD"/>
    <w:rsid w:val="00F73EE6"/>
    <w:rsid w:val="00F74F4C"/>
    <w:rsid w:val="00F76FE6"/>
    <w:rsid w:val="00F80102"/>
    <w:rsid w:val="00F81BBB"/>
    <w:rsid w:val="00F83298"/>
    <w:rsid w:val="00F8412A"/>
    <w:rsid w:val="00F841F6"/>
    <w:rsid w:val="00F842AE"/>
    <w:rsid w:val="00F870EF"/>
    <w:rsid w:val="00F900B7"/>
    <w:rsid w:val="00F91FB7"/>
    <w:rsid w:val="00F9261D"/>
    <w:rsid w:val="00F9326C"/>
    <w:rsid w:val="00F939A6"/>
    <w:rsid w:val="00F940A6"/>
    <w:rsid w:val="00F96406"/>
    <w:rsid w:val="00FA0055"/>
    <w:rsid w:val="00FA15FA"/>
    <w:rsid w:val="00FA1880"/>
    <w:rsid w:val="00FA312E"/>
    <w:rsid w:val="00FA65AD"/>
    <w:rsid w:val="00FA6812"/>
    <w:rsid w:val="00FB133A"/>
    <w:rsid w:val="00FB2589"/>
    <w:rsid w:val="00FB374C"/>
    <w:rsid w:val="00FB3F5B"/>
    <w:rsid w:val="00FB45E8"/>
    <w:rsid w:val="00FB5E07"/>
    <w:rsid w:val="00FC0797"/>
    <w:rsid w:val="00FC098C"/>
    <w:rsid w:val="00FC0B2B"/>
    <w:rsid w:val="00FC10DB"/>
    <w:rsid w:val="00FC1539"/>
    <w:rsid w:val="00FC1AC4"/>
    <w:rsid w:val="00FC3559"/>
    <w:rsid w:val="00FC4FFE"/>
    <w:rsid w:val="00FD034D"/>
    <w:rsid w:val="00FD2BB1"/>
    <w:rsid w:val="00FD32E3"/>
    <w:rsid w:val="00FE0596"/>
    <w:rsid w:val="00FE0C4D"/>
    <w:rsid w:val="00FE257E"/>
    <w:rsid w:val="00FE29C2"/>
    <w:rsid w:val="00FE4028"/>
    <w:rsid w:val="00FE59FF"/>
    <w:rsid w:val="00FE7124"/>
    <w:rsid w:val="00FF1905"/>
    <w:rsid w:val="00FF33E4"/>
    <w:rsid w:val="00FF4496"/>
    <w:rsid w:val="00FF546C"/>
    <w:rsid w:val="00FF7F6A"/>
    <w:rsid w:val="016C3E3F"/>
    <w:rsid w:val="0BCCFA35"/>
    <w:rsid w:val="0C30311C"/>
    <w:rsid w:val="0E283854"/>
    <w:rsid w:val="1FA5CE54"/>
    <w:rsid w:val="210B267B"/>
    <w:rsid w:val="2F0F93F1"/>
    <w:rsid w:val="365F5575"/>
    <w:rsid w:val="390CE292"/>
    <w:rsid w:val="563B6AD3"/>
    <w:rsid w:val="5740F09A"/>
    <w:rsid w:val="58CA4A7A"/>
    <w:rsid w:val="6CF2BE81"/>
    <w:rsid w:val="72D28D39"/>
    <w:rsid w:val="73EE577D"/>
    <w:rsid w:val="75E97A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07E61"/>
  <w15:docId w15:val="{54305122-792A-4ED4-B43F-AA56C2725D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Pr>
      <w:sz w:val="24"/>
      <w:szCs w:val="24"/>
      <w:lang w:eastAsia="en-US"/>
    </w:rPr>
  </w:style>
  <w:style w:type="paragraph" w:styleId="Titolo1">
    <w:name w:val="heading 1"/>
    <w:basedOn w:val="Corpotesto"/>
    <w:next w:val="Corpotesto"/>
    <w:link w:val="Titolo1Carattere"/>
    <w:qFormat/>
    <w:rsid w:val="00CD1DBE"/>
    <w:pPr>
      <w:keepNext/>
      <w:pageBreakBefore/>
      <w:numPr>
        <w:numId w:val="1"/>
      </w:numPr>
      <w:spacing w:before="480" w:line="360" w:lineRule="auto"/>
      <w:ind w:left="567" w:hanging="567"/>
      <w:outlineLvl w:val="0"/>
    </w:pPr>
    <w:rPr>
      <w:b/>
      <w:caps/>
      <w:kern w:val="28"/>
      <w:sz w:val="28"/>
      <w:szCs w:val="28"/>
    </w:rPr>
  </w:style>
  <w:style w:type="paragraph" w:styleId="Titolo2">
    <w:name w:val="heading 2"/>
    <w:basedOn w:val="Normale"/>
    <w:next w:val="Normale"/>
    <w:link w:val="Titolo2Carattere"/>
    <w:semiHidden/>
    <w:unhideWhenUsed/>
    <w:qFormat/>
    <w:rsid w:val="003922BD"/>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itolo3">
    <w:name w:val="heading 3"/>
    <w:basedOn w:val="Normale"/>
    <w:next w:val="Normale"/>
    <w:link w:val="Titolo3Carattere"/>
    <w:semiHidden/>
    <w:unhideWhenUsed/>
    <w:qFormat/>
    <w:rsid w:val="005D6276"/>
    <w:pPr>
      <w:keepNext/>
      <w:keepLines/>
      <w:spacing w:before="40"/>
      <w:outlineLvl w:val="2"/>
    </w:pPr>
    <w:rPr>
      <w:rFonts w:asciiTheme="majorHAnsi" w:hAnsiTheme="majorHAnsi" w:eastAsiaTheme="majorEastAsia" w:cstheme="majorBidi"/>
      <w:color w:val="243F60" w:themeColor="accent1" w:themeShade="7F"/>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rsid w:val="008F62E8"/>
    <w:pPr>
      <w:tabs>
        <w:tab w:val="center" w:pos="4819"/>
        <w:tab w:val="right" w:pos="9638"/>
      </w:tabs>
    </w:pPr>
  </w:style>
  <w:style w:type="paragraph" w:styleId="Pidipagina">
    <w:name w:val="footer"/>
    <w:basedOn w:val="Normale"/>
    <w:rsid w:val="008F62E8"/>
    <w:pPr>
      <w:tabs>
        <w:tab w:val="center" w:pos="4819"/>
        <w:tab w:val="right" w:pos="9638"/>
      </w:tabs>
    </w:pPr>
  </w:style>
  <w:style w:type="table" w:styleId="Grigliatabella">
    <w:name w:val="Table Grid"/>
    <w:basedOn w:val="Tabellanormale"/>
    <w:uiPriority w:val="59"/>
    <w:rsid w:val="00323B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dirizzo" w:customStyle="1">
    <w:name w:val="indirizzo"/>
    <w:basedOn w:val="Normale"/>
    <w:link w:val="indirizzoCarattere"/>
    <w:autoRedefine/>
    <w:rsid w:val="00054496"/>
    <w:pPr>
      <w:tabs>
        <w:tab w:val="left" w:pos="4536"/>
      </w:tabs>
      <w:spacing w:line="300" w:lineRule="atLeast"/>
      <w:ind w:left="5103" w:firstLine="709"/>
      <w:jc w:val="center"/>
    </w:pPr>
    <w:rPr>
      <w:rFonts w:ascii="Franklin Gothic Book" w:hAnsi="Franklin Gothic Book"/>
      <w:color w:val="000000"/>
      <w:sz w:val="22"/>
      <w:szCs w:val="20"/>
      <w:lang w:eastAsia="it-IT"/>
    </w:rPr>
  </w:style>
  <w:style w:type="character" w:styleId="indirizzoCarattere" w:customStyle="1">
    <w:name w:val="indirizzo Carattere"/>
    <w:link w:val="indirizzo"/>
    <w:rsid w:val="00054496"/>
    <w:rPr>
      <w:rFonts w:ascii="Franklin Gothic Book" w:hAnsi="Franklin Gothic Book"/>
      <w:color w:val="000000"/>
      <w:sz w:val="22"/>
    </w:rPr>
  </w:style>
  <w:style w:type="paragraph" w:styleId="StileindirizzoAllineatoasinistraPrimariga0cm" w:customStyle="1">
    <w:name w:val="Stile indirizzo + Allineato a sinistra Prima riga:  0 cm"/>
    <w:basedOn w:val="indirizzo"/>
    <w:autoRedefine/>
    <w:rsid w:val="00054496"/>
    <w:pPr>
      <w:widowControl w:val="0"/>
      <w:tabs>
        <w:tab w:val="clear" w:pos="4536"/>
        <w:tab w:val="left" w:pos="5040"/>
        <w:tab w:val="left" w:pos="5670"/>
      </w:tabs>
      <w:spacing w:line="280" w:lineRule="exact"/>
      <w:ind w:left="0" w:firstLine="0"/>
      <w:jc w:val="left"/>
    </w:pPr>
    <w:rPr>
      <w:rFonts w:ascii="Arial" w:hAnsi="Arial" w:eastAsia="Arial Unicode MS" w:cs="Arial"/>
      <w:i/>
      <w:sz w:val="21"/>
    </w:rPr>
  </w:style>
  <w:style w:type="paragraph" w:styleId="Paragrafoelenco">
    <w:name w:val="List Paragraph"/>
    <w:basedOn w:val="Normale"/>
    <w:link w:val="ParagrafoelencoCarattere"/>
    <w:uiPriority w:val="34"/>
    <w:qFormat/>
    <w:rsid w:val="00EE5F7E"/>
    <w:pPr>
      <w:spacing w:after="200" w:line="276" w:lineRule="auto"/>
      <w:ind w:left="720"/>
      <w:contextualSpacing/>
    </w:pPr>
    <w:rPr>
      <w:rFonts w:asciiTheme="minorHAnsi" w:hAnsiTheme="minorHAnsi" w:eastAsiaTheme="minorHAnsi" w:cstheme="minorBidi"/>
      <w:sz w:val="22"/>
      <w:szCs w:val="22"/>
    </w:rPr>
  </w:style>
  <w:style w:type="table" w:styleId="Grigliatabella1" w:customStyle="1">
    <w:name w:val="Griglia tabella1"/>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2" w:customStyle="1">
    <w:name w:val="Griglia tabella2"/>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3" w:customStyle="1">
    <w:name w:val="Griglia tabella3"/>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4" w:customStyle="1">
    <w:name w:val="Griglia tabella4"/>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5" w:customStyle="1">
    <w:name w:val="Griglia tabella5"/>
    <w:basedOn w:val="Tabellanormale"/>
    <w:next w:val="Grigliatabella"/>
    <w:uiPriority w:val="59"/>
    <w:rsid w:val="00C02E7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6" w:customStyle="1">
    <w:name w:val="Griglia tabella6"/>
    <w:basedOn w:val="Tabellanormale"/>
    <w:next w:val="Grigliatabella"/>
    <w:uiPriority w:val="59"/>
    <w:rsid w:val="00C02E7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7" w:customStyle="1">
    <w:name w:val="Griglia tabella7"/>
    <w:basedOn w:val="Tabellanormale"/>
    <w:next w:val="Grigliatabella"/>
    <w:uiPriority w:val="59"/>
    <w:rsid w:val="00D56883"/>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8" w:customStyle="1">
    <w:name w:val="Griglia tabella8"/>
    <w:basedOn w:val="Tabellanormale"/>
    <w:next w:val="Grigliatabella"/>
    <w:uiPriority w:val="59"/>
    <w:rsid w:val="00D56883"/>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olo">
    <w:name w:val="Title"/>
    <w:basedOn w:val="Normale"/>
    <w:next w:val="Normale"/>
    <w:link w:val="TitoloCarattere"/>
    <w:qFormat/>
    <w:rsid w:val="00BA2B68"/>
    <w:pPr>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rsid w:val="00BA2B68"/>
    <w:rPr>
      <w:rFonts w:asciiTheme="majorHAnsi" w:hAnsiTheme="majorHAnsi" w:eastAsiaTheme="majorEastAsia" w:cstheme="majorBidi"/>
      <w:spacing w:val="-10"/>
      <w:kern w:val="28"/>
      <w:sz w:val="56"/>
      <w:szCs w:val="56"/>
      <w:lang w:eastAsia="en-US"/>
    </w:rPr>
  </w:style>
  <w:style w:type="paragraph" w:styleId="Corpotesto">
    <w:name w:val="Body Text"/>
    <w:aliases w:val=" Char,Corpo del testo Carattere1,Corpo del testo Carattere Carattere,Corpo del testo Carattere2 Carattere Carattere,Corpo del testo Carattere Carattere1 Carattere Carattere,Corpo del testo Carattere1 Carattere Carattere Carattere Carattere"/>
    <w:basedOn w:val="Normale"/>
    <w:link w:val="CorpotestoCarattere"/>
    <w:rsid w:val="00BD0838"/>
    <w:pPr>
      <w:spacing w:before="120" w:after="60"/>
      <w:jc w:val="both"/>
    </w:pPr>
    <w:rPr>
      <w:rFonts w:ascii="Arial" w:hAnsi="Arial"/>
      <w:szCs w:val="20"/>
      <w:lang w:eastAsia="it-IT"/>
    </w:rPr>
  </w:style>
  <w:style w:type="character" w:styleId="CorpotestoCarattere" w:customStyle="1">
    <w:name w:val="Corpo testo Carattere"/>
    <w:aliases w:val=" Char Carattere,Corpo del testo Carattere1 Carattere,Corpo del testo Carattere Carattere Carattere,Corpo del testo Carattere2 Carattere Carattere Carattere,Corpo del testo Carattere Carattere1 Carattere Carattere Carattere"/>
    <w:basedOn w:val="Carpredefinitoparagrafo"/>
    <w:link w:val="Corpotesto"/>
    <w:rsid w:val="00BD0838"/>
    <w:rPr>
      <w:rFonts w:ascii="Arial" w:hAnsi="Arial"/>
      <w:sz w:val="24"/>
    </w:rPr>
  </w:style>
  <w:style w:type="paragraph" w:styleId="headerleft" w:customStyle="1">
    <w:name w:val="header left"/>
    <w:basedOn w:val="Corpotesto"/>
    <w:next w:val="headerleftbold"/>
    <w:autoRedefine/>
    <w:rsid w:val="00BD0838"/>
    <w:pPr>
      <w:jc w:val="center"/>
    </w:pPr>
    <w:rPr>
      <w:iCs/>
      <w:sz w:val="18"/>
      <w:szCs w:val="18"/>
      <w:lang w:val="en-GB"/>
    </w:rPr>
  </w:style>
  <w:style w:type="paragraph" w:styleId="headerleftbold" w:customStyle="1">
    <w:name w:val="header left bold"/>
    <w:basedOn w:val="Corpotesto"/>
    <w:next w:val="headerleft"/>
    <w:autoRedefine/>
    <w:rsid w:val="00BD0838"/>
    <w:pPr>
      <w:jc w:val="left"/>
    </w:pPr>
    <w:rPr>
      <w:b/>
      <w:sz w:val="18"/>
    </w:rPr>
  </w:style>
  <w:style w:type="character" w:styleId="headerleftboldChar" w:customStyle="1">
    <w:name w:val="header left bold Char"/>
    <w:basedOn w:val="Carpredefinitoparagrafo"/>
    <w:rsid w:val="00BD0838"/>
    <w:rPr>
      <w:rFonts w:ascii="Arial" w:hAnsi="Arial"/>
      <w:b/>
      <w:sz w:val="18"/>
      <w:lang w:val="it-IT" w:eastAsia="it-IT" w:bidi="ar-SA"/>
    </w:rPr>
  </w:style>
  <w:style w:type="paragraph" w:styleId="headercentered" w:customStyle="1">
    <w:name w:val="header centered"/>
    <w:basedOn w:val="headerleft"/>
    <w:autoRedefine/>
    <w:rsid w:val="00BD0838"/>
    <w:rPr>
      <w:i/>
    </w:rPr>
  </w:style>
  <w:style w:type="paragraph" w:styleId="headercenteredbold" w:customStyle="1">
    <w:name w:val="header centered bold"/>
    <w:basedOn w:val="headercentered"/>
    <w:autoRedefine/>
    <w:rsid w:val="00BD0838"/>
    <w:rPr>
      <w:b/>
      <w:i w:val="0"/>
      <w:sz w:val="16"/>
      <w:szCs w:val="16"/>
      <w:lang w:val="it-IT"/>
    </w:rPr>
  </w:style>
  <w:style w:type="character" w:styleId="headerleftChar" w:customStyle="1">
    <w:name w:val="header left Char"/>
    <w:basedOn w:val="Carpredefinitoparagrafo"/>
    <w:rsid w:val="00BD0838"/>
    <w:rPr>
      <w:rFonts w:ascii="Arial" w:hAnsi="Arial"/>
      <w:iCs/>
      <w:sz w:val="18"/>
      <w:szCs w:val="18"/>
      <w:lang w:val="en-GB" w:eastAsia="it-IT" w:bidi="ar-SA"/>
    </w:rPr>
  </w:style>
  <w:style w:type="character" w:styleId="Rimandocommento">
    <w:name w:val="annotation reference"/>
    <w:basedOn w:val="Carpredefinitoparagrafo"/>
    <w:semiHidden/>
    <w:unhideWhenUsed/>
    <w:rsid w:val="00BE1A68"/>
    <w:rPr>
      <w:sz w:val="16"/>
      <w:szCs w:val="16"/>
    </w:rPr>
  </w:style>
  <w:style w:type="paragraph" w:styleId="Testocommento">
    <w:name w:val="annotation text"/>
    <w:basedOn w:val="Normale"/>
    <w:link w:val="TestocommentoCarattere"/>
    <w:unhideWhenUsed/>
    <w:rsid w:val="00BE1A68"/>
    <w:rPr>
      <w:sz w:val="20"/>
      <w:szCs w:val="20"/>
    </w:rPr>
  </w:style>
  <w:style w:type="character" w:styleId="TestocommentoCarattere" w:customStyle="1">
    <w:name w:val="Testo commento Carattere"/>
    <w:basedOn w:val="Carpredefinitoparagrafo"/>
    <w:link w:val="Testocommento"/>
    <w:rsid w:val="00BE1A68"/>
    <w:rPr>
      <w:lang w:eastAsia="en-US"/>
    </w:rPr>
  </w:style>
  <w:style w:type="paragraph" w:styleId="Soggettocommento">
    <w:name w:val="annotation subject"/>
    <w:basedOn w:val="Testocommento"/>
    <w:next w:val="Testocommento"/>
    <w:link w:val="SoggettocommentoCarattere"/>
    <w:semiHidden/>
    <w:unhideWhenUsed/>
    <w:rsid w:val="00BE1A68"/>
    <w:rPr>
      <w:b/>
      <w:bCs/>
    </w:rPr>
  </w:style>
  <w:style w:type="character" w:styleId="SoggettocommentoCarattere" w:customStyle="1">
    <w:name w:val="Soggetto commento Carattere"/>
    <w:basedOn w:val="TestocommentoCarattere"/>
    <w:link w:val="Soggettocommento"/>
    <w:semiHidden/>
    <w:rsid w:val="00BE1A68"/>
    <w:rPr>
      <w:b/>
      <w:bCs/>
      <w:lang w:eastAsia="en-US"/>
    </w:rPr>
  </w:style>
  <w:style w:type="paragraph" w:styleId="Testofumetto">
    <w:name w:val="Balloon Text"/>
    <w:basedOn w:val="Normale"/>
    <w:link w:val="TestofumettoCarattere"/>
    <w:rsid w:val="00BE1A68"/>
    <w:rPr>
      <w:rFonts w:ascii="Segoe UI" w:hAnsi="Segoe UI" w:cs="Segoe UI"/>
      <w:sz w:val="18"/>
      <w:szCs w:val="18"/>
    </w:rPr>
  </w:style>
  <w:style w:type="character" w:styleId="TestofumettoCarattere" w:customStyle="1">
    <w:name w:val="Testo fumetto Carattere"/>
    <w:basedOn w:val="Carpredefinitoparagrafo"/>
    <w:link w:val="Testofumetto"/>
    <w:rsid w:val="00BE1A68"/>
    <w:rPr>
      <w:rFonts w:ascii="Segoe UI" w:hAnsi="Segoe UI" w:cs="Segoe UI"/>
      <w:sz w:val="18"/>
      <w:szCs w:val="18"/>
      <w:lang w:eastAsia="en-US"/>
    </w:rPr>
  </w:style>
  <w:style w:type="paragraph" w:styleId="Testonotaapidipagina">
    <w:name w:val="footnote text"/>
    <w:aliases w:val="Testo nota a piè di pagina Carattere Carattere"/>
    <w:basedOn w:val="Normale"/>
    <w:link w:val="TestonotaapidipaginaCarattere"/>
    <w:uiPriority w:val="99"/>
    <w:rsid w:val="00933533"/>
    <w:pPr>
      <w:spacing w:before="120" w:after="60"/>
      <w:ind w:firstLine="397"/>
      <w:jc w:val="both"/>
    </w:pPr>
    <w:rPr>
      <w:rFonts w:ascii="Arial" w:hAnsi="Arial"/>
      <w:sz w:val="20"/>
      <w:szCs w:val="20"/>
      <w:lang w:eastAsia="it-IT"/>
    </w:rPr>
  </w:style>
  <w:style w:type="character" w:styleId="TestonotaapidipaginaCarattere" w:customStyle="1">
    <w:name w:val="Testo nota a piè di pagina Carattere"/>
    <w:aliases w:val="Testo nota a piè di pagina Carattere Carattere Carattere"/>
    <w:basedOn w:val="Carpredefinitoparagrafo"/>
    <w:link w:val="Testonotaapidipagina"/>
    <w:uiPriority w:val="99"/>
    <w:rsid w:val="00933533"/>
    <w:rPr>
      <w:rFonts w:ascii="Arial" w:hAnsi="Arial"/>
    </w:rPr>
  </w:style>
  <w:style w:type="character" w:styleId="Rimandonotaapidipagina">
    <w:name w:val="footnote reference"/>
    <w:basedOn w:val="Carpredefinitoparagrafo"/>
    <w:uiPriority w:val="99"/>
    <w:rsid w:val="00933533"/>
    <w:rPr>
      <w:vertAlign w:val="superscript"/>
    </w:rPr>
  </w:style>
  <w:style w:type="character" w:styleId="Titolo1Carattere" w:customStyle="1">
    <w:name w:val="Titolo 1 Carattere"/>
    <w:basedOn w:val="Carpredefinitoparagrafo"/>
    <w:link w:val="Titolo1"/>
    <w:rsid w:val="00CD1DBE"/>
    <w:rPr>
      <w:rFonts w:ascii="Arial" w:hAnsi="Arial"/>
      <w:b/>
      <w:caps/>
      <w:kern w:val="28"/>
      <w:sz w:val="28"/>
      <w:szCs w:val="28"/>
    </w:rPr>
  </w:style>
  <w:style w:type="paragraph" w:styleId="Revisione">
    <w:name w:val="Revision"/>
    <w:hidden/>
    <w:uiPriority w:val="99"/>
    <w:semiHidden/>
    <w:rsid w:val="001146C5"/>
    <w:rPr>
      <w:sz w:val="24"/>
      <w:szCs w:val="24"/>
      <w:lang w:eastAsia="en-US"/>
    </w:rPr>
  </w:style>
  <w:style w:type="paragraph" w:styleId="Default" w:customStyle="1">
    <w:name w:val="Default"/>
    <w:rsid w:val="00A768B9"/>
    <w:pPr>
      <w:autoSpaceDE w:val="0"/>
      <w:autoSpaceDN w:val="0"/>
      <w:adjustRightInd w:val="0"/>
    </w:pPr>
    <w:rPr>
      <w:rFonts w:ascii="Arial" w:hAnsi="Arial" w:cs="Arial"/>
      <w:color w:val="000000"/>
      <w:sz w:val="24"/>
      <w:szCs w:val="24"/>
    </w:rPr>
  </w:style>
  <w:style w:type="character" w:styleId="Titolo2Carattere" w:customStyle="1">
    <w:name w:val="Titolo 2 Carattere"/>
    <w:basedOn w:val="Carpredefinitoparagrafo"/>
    <w:link w:val="Titolo2"/>
    <w:semiHidden/>
    <w:rsid w:val="003922BD"/>
    <w:rPr>
      <w:rFonts w:asciiTheme="majorHAnsi" w:hAnsiTheme="majorHAnsi" w:eastAsiaTheme="majorEastAsia" w:cstheme="majorBidi"/>
      <w:color w:val="365F91" w:themeColor="accent1" w:themeShade="BF"/>
      <w:sz w:val="26"/>
      <w:szCs w:val="26"/>
      <w:lang w:eastAsia="en-US"/>
    </w:rPr>
  </w:style>
  <w:style w:type="paragraph" w:styleId="Indice4">
    <w:name w:val="index 4"/>
    <w:basedOn w:val="Normale"/>
    <w:next w:val="Normale"/>
    <w:autoRedefine/>
    <w:semiHidden/>
    <w:rsid w:val="0010222A"/>
    <w:pPr>
      <w:spacing w:before="120" w:after="60"/>
      <w:ind w:left="800" w:hanging="200"/>
      <w:jc w:val="both"/>
    </w:pPr>
    <w:rPr>
      <w:rFonts w:ascii="Arial" w:hAnsi="Arial" w:cs="Arial"/>
      <w:lang w:eastAsia="it-IT"/>
    </w:rPr>
  </w:style>
  <w:style w:type="character" w:styleId="Titolo3Carattere" w:customStyle="1">
    <w:name w:val="Titolo 3 Carattere"/>
    <w:basedOn w:val="Carpredefinitoparagrafo"/>
    <w:link w:val="Titolo3"/>
    <w:semiHidden/>
    <w:rsid w:val="005D6276"/>
    <w:rPr>
      <w:rFonts w:asciiTheme="majorHAnsi" w:hAnsiTheme="majorHAnsi" w:eastAsiaTheme="majorEastAsia" w:cstheme="majorBidi"/>
      <w:color w:val="243F60" w:themeColor="accent1" w:themeShade="7F"/>
      <w:sz w:val="24"/>
      <w:szCs w:val="24"/>
      <w:lang w:eastAsia="en-US"/>
    </w:rPr>
  </w:style>
  <w:style w:type="character" w:styleId="ParagrafoelencoCarattere" w:customStyle="1">
    <w:name w:val="Paragrafo elenco Carattere"/>
    <w:link w:val="Paragrafoelenco"/>
    <w:uiPriority w:val="99"/>
    <w:locked/>
    <w:rsid w:val="00A73F10"/>
    <w:rPr>
      <w:rFonts w:asciiTheme="minorHAnsi" w:hAnsiTheme="minorHAnsi" w:eastAsiaTheme="minorHAnsi" w:cstheme="minorBidi"/>
      <w:sz w:val="22"/>
      <w:szCs w:val="22"/>
      <w:lang w:eastAsia="en-US"/>
    </w:rPr>
  </w:style>
  <w:style w:type="paragraph" w:styleId="NormaleWeb">
    <w:name w:val="Normal (Web)"/>
    <w:basedOn w:val="Normale"/>
    <w:uiPriority w:val="99"/>
    <w:rsid w:val="00B22EA2"/>
    <w:pPr>
      <w:spacing w:before="100" w:beforeAutospacing="1" w:after="100" w:afterAutospacing="1"/>
    </w:pPr>
    <w:rPr>
      <w:rFonts w:eastAsia="Calibri" w:cs="Calibri"/>
      <w:color w:val="000000"/>
      <w:sz w:val="22"/>
    </w:rPr>
  </w:style>
  <w:style w:type="character" w:styleId="wacimagecontainer" w:customStyle="1">
    <w:name w:val="wacimagecontainer"/>
    <w:basedOn w:val="Carpredefinitoparagrafo"/>
    <w:rsid w:val="00986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6667">
      <w:bodyDiv w:val="1"/>
      <w:marLeft w:val="0"/>
      <w:marRight w:val="0"/>
      <w:marTop w:val="0"/>
      <w:marBottom w:val="0"/>
      <w:divBdr>
        <w:top w:val="none" w:sz="0" w:space="0" w:color="auto"/>
        <w:left w:val="none" w:sz="0" w:space="0" w:color="auto"/>
        <w:bottom w:val="none" w:sz="0" w:space="0" w:color="auto"/>
        <w:right w:val="none" w:sz="0" w:space="0" w:color="auto"/>
      </w:divBdr>
    </w:div>
    <w:div w:id="62219443">
      <w:bodyDiv w:val="1"/>
      <w:marLeft w:val="0"/>
      <w:marRight w:val="0"/>
      <w:marTop w:val="0"/>
      <w:marBottom w:val="0"/>
      <w:divBdr>
        <w:top w:val="none" w:sz="0" w:space="0" w:color="auto"/>
        <w:left w:val="none" w:sz="0" w:space="0" w:color="auto"/>
        <w:bottom w:val="none" w:sz="0" w:space="0" w:color="auto"/>
        <w:right w:val="none" w:sz="0" w:space="0" w:color="auto"/>
      </w:divBdr>
    </w:div>
    <w:div w:id="62996059">
      <w:bodyDiv w:val="1"/>
      <w:marLeft w:val="0"/>
      <w:marRight w:val="0"/>
      <w:marTop w:val="0"/>
      <w:marBottom w:val="0"/>
      <w:divBdr>
        <w:top w:val="none" w:sz="0" w:space="0" w:color="auto"/>
        <w:left w:val="none" w:sz="0" w:space="0" w:color="auto"/>
        <w:bottom w:val="none" w:sz="0" w:space="0" w:color="auto"/>
        <w:right w:val="none" w:sz="0" w:space="0" w:color="auto"/>
      </w:divBdr>
    </w:div>
    <w:div w:id="80107020">
      <w:bodyDiv w:val="1"/>
      <w:marLeft w:val="0"/>
      <w:marRight w:val="0"/>
      <w:marTop w:val="0"/>
      <w:marBottom w:val="0"/>
      <w:divBdr>
        <w:top w:val="none" w:sz="0" w:space="0" w:color="auto"/>
        <w:left w:val="none" w:sz="0" w:space="0" w:color="auto"/>
        <w:bottom w:val="none" w:sz="0" w:space="0" w:color="auto"/>
        <w:right w:val="none" w:sz="0" w:space="0" w:color="auto"/>
      </w:divBdr>
    </w:div>
    <w:div w:id="135532310">
      <w:bodyDiv w:val="1"/>
      <w:marLeft w:val="0"/>
      <w:marRight w:val="0"/>
      <w:marTop w:val="0"/>
      <w:marBottom w:val="0"/>
      <w:divBdr>
        <w:top w:val="none" w:sz="0" w:space="0" w:color="auto"/>
        <w:left w:val="none" w:sz="0" w:space="0" w:color="auto"/>
        <w:bottom w:val="none" w:sz="0" w:space="0" w:color="auto"/>
        <w:right w:val="none" w:sz="0" w:space="0" w:color="auto"/>
      </w:divBdr>
    </w:div>
    <w:div w:id="157118002">
      <w:bodyDiv w:val="1"/>
      <w:marLeft w:val="0"/>
      <w:marRight w:val="0"/>
      <w:marTop w:val="0"/>
      <w:marBottom w:val="0"/>
      <w:divBdr>
        <w:top w:val="none" w:sz="0" w:space="0" w:color="auto"/>
        <w:left w:val="none" w:sz="0" w:space="0" w:color="auto"/>
        <w:bottom w:val="none" w:sz="0" w:space="0" w:color="auto"/>
        <w:right w:val="none" w:sz="0" w:space="0" w:color="auto"/>
      </w:divBdr>
    </w:div>
    <w:div w:id="164787272">
      <w:bodyDiv w:val="1"/>
      <w:marLeft w:val="0"/>
      <w:marRight w:val="0"/>
      <w:marTop w:val="0"/>
      <w:marBottom w:val="0"/>
      <w:divBdr>
        <w:top w:val="none" w:sz="0" w:space="0" w:color="auto"/>
        <w:left w:val="none" w:sz="0" w:space="0" w:color="auto"/>
        <w:bottom w:val="none" w:sz="0" w:space="0" w:color="auto"/>
        <w:right w:val="none" w:sz="0" w:space="0" w:color="auto"/>
      </w:divBdr>
    </w:div>
    <w:div w:id="260340177">
      <w:bodyDiv w:val="1"/>
      <w:marLeft w:val="0"/>
      <w:marRight w:val="0"/>
      <w:marTop w:val="0"/>
      <w:marBottom w:val="0"/>
      <w:divBdr>
        <w:top w:val="none" w:sz="0" w:space="0" w:color="auto"/>
        <w:left w:val="none" w:sz="0" w:space="0" w:color="auto"/>
        <w:bottom w:val="none" w:sz="0" w:space="0" w:color="auto"/>
        <w:right w:val="none" w:sz="0" w:space="0" w:color="auto"/>
      </w:divBdr>
      <w:divsChild>
        <w:div w:id="1188567139">
          <w:marLeft w:val="0"/>
          <w:marRight w:val="0"/>
          <w:marTop w:val="0"/>
          <w:marBottom w:val="0"/>
          <w:divBdr>
            <w:top w:val="none" w:sz="0" w:space="0" w:color="auto"/>
            <w:left w:val="none" w:sz="0" w:space="0" w:color="auto"/>
            <w:bottom w:val="none" w:sz="0" w:space="0" w:color="auto"/>
            <w:right w:val="none" w:sz="0" w:space="0" w:color="auto"/>
          </w:divBdr>
        </w:div>
      </w:divsChild>
    </w:div>
    <w:div w:id="339240072">
      <w:bodyDiv w:val="1"/>
      <w:marLeft w:val="0"/>
      <w:marRight w:val="0"/>
      <w:marTop w:val="0"/>
      <w:marBottom w:val="0"/>
      <w:divBdr>
        <w:top w:val="none" w:sz="0" w:space="0" w:color="auto"/>
        <w:left w:val="none" w:sz="0" w:space="0" w:color="auto"/>
        <w:bottom w:val="none" w:sz="0" w:space="0" w:color="auto"/>
        <w:right w:val="none" w:sz="0" w:space="0" w:color="auto"/>
      </w:divBdr>
    </w:div>
    <w:div w:id="417945775">
      <w:bodyDiv w:val="1"/>
      <w:marLeft w:val="0"/>
      <w:marRight w:val="0"/>
      <w:marTop w:val="0"/>
      <w:marBottom w:val="0"/>
      <w:divBdr>
        <w:top w:val="none" w:sz="0" w:space="0" w:color="auto"/>
        <w:left w:val="none" w:sz="0" w:space="0" w:color="auto"/>
        <w:bottom w:val="none" w:sz="0" w:space="0" w:color="auto"/>
        <w:right w:val="none" w:sz="0" w:space="0" w:color="auto"/>
      </w:divBdr>
    </w:div>
    <w:div w:id="421726272">
      <w:bodyDiv w:val="1"/>
      <w:marLeft w:val="0"/>
      <w:marRight w:val="0"/>
      <w:marTop w:val="0"/>
      <w:marBottom w:val="0"/>
      <w:divBdr>
        <w:top w:val="none" w:sz="0" w:space="0" w:color="auto"/>
        <w:left w:val="none" w:sz="0" w:space="0" w:color="auto"/>
        <w:bottom w:val="none" w:sz="0" w:space="0" w:color="auto"/>
        <w:right w:val="none" w:sz="0" w:space="0" w:color="auto"/>
      </w:divBdr>
    </w:div>
    <w:div w:id="458112901">
      <w:bodyDiv w:val="1"/>
      <w:marLeft w:val="0"/>
      <w:marRight w:val="0"/>
      <w:marTop w:val="0"/>
      <w:marBottom w:val="0"/>
      <w:divBdr>
        <w:top w:val="none" w:sz="0" w:space="0" w:color="auto"/>
        <w:left w:val="none" w:sz="0" w:space="0" w:color="auto"/>
        <w:bottom w:val="none" w:sz="0" w:space="0" w:color="auto"/>
        <w:right w:val="none" w:sz="0" w:space="0" w:color="auto"/>
      </w:divBdr>
    </w:div>
    <w:div w:id="512913072">
      <w:bodyDiv w:val="1"/>
      <w:marLeft w:val="0"/>
      <w:marRight w:val="0"/>
      <w:marTop w:val="0"/>
      <w:marBottom w:val="0"/>
      <w:divBdr>
        <w:top w:val="none" w:sz="0" w:space="0" w:color="auto"/>
        <w:left w:val="none" w:sz="0" w:space="0" w:color="auto"/>
        <w:bottom w:val="none" w:sz="0" w:space="0" w:color="auto"/>
        <w:right w:val="none" w:sz="0" w:space="0" w:color="auto"/>
      </w:divBdr>
    </w:div>
    <w:div w:id="522524792">
      <w:bodyDiv w:val="1"/>
      <w:marLeft w:val="0"/>
      <w:marRight w:val="0"/>
      <w:marTop w:val="0"/>
      <w:marBottom w:val="0"/>
      <w:divBdr>
        <w:top w:val="none" w:sz="0" w:space="0" w:color="auto"/>
        <w:left w:val="none" w:sz="0" w:space="0" w:color="auto"/>
        <w:bottom w:val="none" w:sz="0" w:space="0" w:color="auto"/>
        <w:right w:val="none" w:sz="0" w:space="0" w:color="auto"/>
      </w:divBdr>
    </w:div>
    <w:div w:id="585386647">
      <w:bodyDiv w:val="1"/>
      <w:marLeft w:val="0"/>
      <w:marRight w:val="0"/>
      <w:marTop w:val="0"/>
      <w:marBottom w:val="0"/>
      <w:divBdr>
        <w:top w:val="none" w:sz="0" w:space="0" w:color="auto"/>
        <w:left w:val="none" w:sz="0" w:space="0" w:color="auto"/>
        <w:bottom w:val="none" w:sz="0" w:space="0" w:color="auto"/>
        <w:right w:val="none" w:sz="0" w:space="0" w:color="auto"/>
      </w:divBdr>
    </w:div>
    <w:div w:id="642545247">
      <w:bodyDiv w:val="1"/>
      <w:marLeft w:val="0"/>
      <w:marRight w:val="0"/>
      <w:marTop w:val="0"/>
      <w:marBottom w:val="0"/>
      <w:divBdr>
        <w:top w:val="none" w:sz="0" w:space="0" w:color="auto"/>
        <w:left w:val="none" w:sz="0" w:space="0" w:color="auto"/>
        <w:bottom w:val="none" w:sz="0" w:space="0" w:color="auto"/>
        <w:right w:val="none" w:sz="0" w:space="0" w:color="auto"/>
      </w:divBdr>
    </w:div>
    <w:div w:id="704209598">
      <w:bodyDiv w:val="1"/>
      <w:marLeft w:val="0"/>
      <w:marRight w:val="0"/>
      <w:marTop w:val="0"/>
      <w:marBottom w:val="0"/>
      <w:divBdr>
        <w:top w:val="none" w:sz="0" w:space="0" w:color="auto"/>
        <w:left w:val="none" w:sz="0" w:space="0" w:color="auto"/>
        <w:bottom w:val="none" w:sz="0" w:space="0" w:color="auto"/>
        <w:right w:val="none" w:sz="0" w:space="0" w:color="auto"/>
      </w:divBdr>
    </w:div>
    <w:div w:id="728768909">
      <w:bodyDiv w:val="1"/>
      <w:marLeft w:val="0"/>
      <w:marRight w:val="0"/>
      <w:marTop w:val="0"/>
      <w:marBottom w:val="0"/>
      <w:divBdr>
        <w:top w:val="none" w:sz="0" w:space="0" w:color="auto"/>
        <w:left w:val="none" w:sz="0" w:space="0" w:color="auto"/>
        <w:bottom w:val="none" w:sz="0" w:space="0" w:color="auto"/>
        <w:right w:val="none" w:sz="0" w:space="0" w:color="auto"/>
      </w:divBdr>
    </w:div>
    <w:div w:id="735858817">
      <w:bodyDiv w:val="1"/>
      <w:marLeft w:val="0"/>
      <w:marRight w:val="0"/>
      <w:marTop w:val="0"/>
      <w:marBottom w:val="0"/>
      <w:divBdr>
        <w:top w:val="none" w:sz="0" w:space="0" w:color="auto"/>
        <w:left w:val="none" w:sz="0" w:space="0" w:color="auto"/>
        <w:bottom w:val="none" w:sz="0" w:space="0" w:color="auto"/>
        <w:right w:val="none" w:sz="0" w:space="0" w:color="auto"/>
      </w:divBdr>
    </w:div>
    <w:div w:id="836728421">
      <w:bodyDiv w:val="1"/>
      <w:marLeft w:val="0"/>
      <w:marRight w:val="0"/>
      <w:marTop w:val="0"/>
      <w:marBottom w:val="0"/>
      <w:divBdr>
        <w:top w:val="none" w:sz="0" w:space="0" w:color="auto"/>
        <w:left w:val="none" w:sz="0" w:space="0" w:color="auto"/>
        <w:bottom w:val="none" w:sz="0" w:space="0" w:color="auto"/>
        <w:right w:val="none" w:sz="0" w:space="0" w:color="auto"/>
      </w:divBdr>
    </w:div>
    <w:div w:id="837689947">
      <w:bodyDiv w:val="1"/>
      <w:marLeft w:val="0"/>
      <w:marRight w:val="0"/>
      <w:marTop w:val="0"/>
      <w:marBottom w:val="0"/>
      <w:divBdr>
        <w:top w:val="none" w:sz="0" w:space="0" w:color="auto"/>
        <w:left w:val="none" w:sz="0" w:space="0" w:color="auto"/>
        <w:bottom w:val="none" w:sz="0" w:space="0" w:color="auto"/>
        <w:right w:val="none" w:sz="0" w:space="0" w:color="auto"/>
      </w:divBdr>
    </w:div>
    <w:div w:id="850072555">
      <w:bodyDiv w:val="1"/>
      <w:marLeft w:val="0"/>
      <w:marRight w:val="0"/>
      <w:marTop w:val="0"/>
      <w:marBottom w:val="0"/>
      <w:divBdr>
        <w:top w:val="none" w:sz="0" w:space="0" w:color="auto"/>
        <w:left w:val="none" w:sz="0" w:space="0" w:color="auto"/>
        <w:bottom w:val="none" w:sz="0" w:space="0" w:color="auto"/>
        <w:right w:val="none" w:sz="0" w:space="0" w:color="auto"/>
      </w:divBdr>
    </w:div>
    <w:div w:id="933054566">
      <w:bodyDiv w:val="1"/>
      <w:marLeft w:val="0"/>
      <w:marRight w:val="0"/>
      <w:marTop w:val="0"/>
      <w:marBottom w:val="0"/>
      <w:divBdr>
        <w:top w:val="none" w:sz="0" w:space="0" w:color="auto"/>
        <w:left w:val="none" w:sz="0" w:space="0" w:color="auto"/>
        <w:bottom w:val="none" w:sz="0" w:space="0" w:color="auto"/>
        <w:right w:val="none" w:sz="0" w:space="0" w:color="auto"/>
      </w:divBdr>
    </w:div>
    <w:div w:id="1005396117">
      <w:bodyDiv w:val="1"/>
      <w:marLeft w:val="0"/>
      <w:marRight w:val="0"/>
      <w:marTop w:val="0"/>
      <w:marBottom w:val="0"/>
      <w:divBdr>
        <w:top w:val="none" w:sz="0" w:space="0" w:color="auto"/>
        <w:left w:val="none" w:sz="0" w:space="0" w:color="auto"/>
        <w:bottom w:val="none" w:sz="0" w:space="0" w:color="auto"/>
        <w:right w:val="none" w:sz="0" w:space="0" w:color="auto"/>
      </w:divBdr>
    </w:div>
    <w:div w:id="1009260439">
      <w:bodyDiv w:val="1"/>
      <w:marLeft w:val="0"/>
      <w:marRight w:val="0"/>
      <w:marTop w:val="0"/>
      <w:marBottom w:val="0"/>
      <w:divBdr>
        <w:top w:val="none" w:sz="0" w:space="0" w:color="auto"/>
        <w:left w:val="none" w:sz="0" w:space="0" w:color="auto"/>
        <w:bottom w:val="none" w:sz="0" w:space="0" w:color="auto"/>
        <w:right w:val="none" w:sz="0" w:space="0" w:color="auto"/>
      </w:divBdr>
    </w:div>
    <w:div w:id="1049066791">
      <w:bodyDiv w:val="1"/>
      <w:marLeft w:val="0"/>
      <w:marRight w:val="0"/>
      <w:marTop w:val="0"/>
      <w:marBottom w:val="0"/>
      <w:divBdr>
        <w:top w:val="none" w:sz="0" w:space="0" w:color="auto"/>
        <w:left w:val="none" w:sz="0" w:space="0" w:color="auto"/>
        <w:bottom w:val="none" w:sz="0" w:space="0" w:color="auto"/>
        <w:right w:val="none" w:sz="0" w:space="0" w:color="auto"/>
      </w:divBdr>
    </w:div>
    <w:div w:id="1150515734">
      <w:bodyDiv w:val="1"/>
      <w:marLeft w:val="0"/>
      <w:marRight w:val="0"/>
      <w:marTop w:val="0"/>
      <w:marBottom w:val="0"/>
      <w:divBdr>
        <w:top w:val="none" w:sz="0" w:space="0" w:color="auto"/>
        <w:left w:val="none" w:sz="0" w:space="0" w:color="auto"/>
        <w:bottom w:val="none" w:sz="0" w:space="0" w:color="auto"/>
        <w:right w:val="none" w:sz="0" w:space="0" w:color="auto"/>
      </w:divBdr>
    </w:div>
    <w:div w:id="1151016915">
      <w:bodyDiv w:val="1"/>
      <w:marLeft w:val="0"/>
      <w:marRight w:val="0"/>
      <w:marTop w:val="0"/>
      <w:marBottom w:val="0"/>
      <w:divBdr>
        <w:top w:val="none" w:sz="0" w:space="0" w:color="auto"/>
        <w:left w:val="none" w:sz="0" w:space="0" w:color="auto"/>
        <w:bottom w:val="none" w:sz="0" w:space="0" w:color="auto"/>
        <w:right w:val="none" w:sz="0" w:space="0" w:color="auto"/>
      </w:divBdr>
    </w:div>
    <w:div w:id="1168907669">
      <w:bodyDiv w:val="1"/>
      <w:marLeft w:val="0"/>
      <w:marRight w:val="0"/>
      <w:marTop w:val="0"/>
      <w:marBottom w:val="0"/>
      <w:divBdr>
        <w:top w:val="none" w:sz="0" w:space="0" w:color="auto"/>
        <w:left w:val="none" w:sz="0" w:space="0" w:color="auto"/>
        <w:bottom w:val="none" w:sz="0" w:space="0" w:color="auto"/>
        <w:right w:val="none" w:sz="0" w:space="0" w:color="auto"/>
      </w:divBdr>
    </w:div>
    <w:div w:id="1222398992">
      <w:bodyDiv w:val="1"/>
      <w:marLeft w:val="0"/>
      <w:marRight w:val="0"/>
      <w:marTop w:val="0"/>
      <w:marBottom w:val="0"/>
      <w:divBdr>
        <w:top w:val="none" w:sz="0" w:space="0" w:color="auto"/>
        <w:left w:val="none" w:sz="0" w:space="0" w:color="auto"/>
        <w:bottom w:val="none" w:sz="0" w:space="0" w:color="auto"/>
        <w:right w:val="none" w:sz="0" w:space="0" w:color="auto"/>
      </w:divBdr>
    </w:div>
    <w:div w:id="1230768261">
      <w:bodyDiv w:val="1"/>
      <w:marLeft w:val="0"/>
      <w:marRight w:val="0"/>
      <w:marTop w:val="0"/>
      <w:marBottom w:val="0"/>
      <w:divBdr>
        <w:top w:val="none" w:sz="0" w:space="0" w:color="auto"/>
        <w:left w:val="none" w:sz="0" w:space="0" w:color="auto"/>
        <w:bottom w:val="none" w:sz="0" w:space="0" w:color="auto"/>
        <w:right w:val="none" w:sz="0" w:space="0" w:color="auto"/>
      </w:divBdr>
    </w:div>
    <w:div w:id="1255742554">
      <w:bodyDiv w:val="1"/>
      <w:marLeft w:val="0"/>
      <w:marRight w:val="0"/>
      <w:marTop w:val="0"/>
      <w:marBottom w:val="0"/>
      <w:divBdr>
        <w:top w:val="none" w:sz="0" w:space="0" w:color="auto"/>
        <w:left w:val="none" w:sz="0" w:space="0" w:color="auto"/>
        <w:bottom w:val="none" w:sz="0" w:space="0" w:color="auto"/>
        <w:right w:val="none" w:sz="0" w:space="0" w:color="auto"/>
      </w:divBdr>
    </w:div>
    <w:div w:id="1260796502">
      <w:bodyDiv w:val="1"/>
      <w:marLeft w:val="0"/>
      <w:marRight w:val="0"/>
      <w:marTop w:val="0"/>
      <w:marBottom w:val="0"/>
      <w:divBdr>
        <w:top w:val="none" w:sz="0" w:space="0" w:color="auto"/>
        <w:left w:val="none" w:sz="0" w:space="0" w:color="auto"/>
        <w:bottom w:val="none" w:sz="0" w:space="0" w:color="auto"/>
        <w:right w:val="none" w:sz="0" w:space="0" w:color="auto"/>
      </w:divBdr>
    </w:div>
    <w:div w:id="1281646854">
      <w:bodyDiv w:val="1"/>
      <w:marLeft w:val="0"/>
      <w:marRight w:val="0"/>
      <w:marTop w:val="0"/>
      <w:marBottom w:val="0"/>
      <w:divBdr>
        <w:top w:val="none" w:sz="0" w:space="0" w:color="auto"/>
        <w:left w:val="none" w:sz="0" w:space="0" w:color="auto"/>
        <w:bottom w:val="none" w:sz="0" w:space="0" w:color="auto"/>
        <w:right w:val="none" w:sz="0" w:space="0" w:color="auto"/>
      </w:divBdr>
    </w:div>
    <w:div w:id="1318799780">
      <w:bodyDiv w:val="1"/>
      <w:marLeft w:val="0"/>
      <w:marRight w:val="0"/>
      <w:marTop w:val="0"/>
      <w:marBottom w:val="0"/>
      <w:divBdr>
        <w:top w:val="none" w:sz="0" w:space="0" w:color="auto"/>
        <w:left w:val="none" w:sz="0" w:space="0" w:color="auto"/>
        <w:bottom w:val="none" w:sz="0" w:space="0" w:color="auto"/>
        <w:right w:val="none" w:sz="0" w:space="0" w:color="auto"/>
      </w:divBdr>
    </w:div>
    <w:div w:id="1487239447">
      <w:bodyDiv w:val="1"/>
      <w:marLeft w:val="0"/>
      <w:marRight w:val="0"/>
      <w:marTop w:val="0"/>
      <w:marBottom w:val="0"/>
      <w:divBdr>
        <w:top w:val="none" w:sz="0" w:space="0" w:color="auto"/>
        <w:left w:val="none" w:sz="0" w:space="0" w:color="auto"/>
        <w:bottom w:val="none" w:sz="0" w:space="0" w:color="auto"/>
        <w:right w:val="none" w:sz="0" w:space="0" w:color="auto"/>
      </w:divBdr>
    </w:div>
    <w:div w:id="1497069700">
      <w:bodyDiv w:val="1"/>
      <w:marLeft w:val="0"/>
      <w:marRight w:val="0"/>
      <w:marTop w:val="0"/>
      <w:marBottom w:val="0"/>
      <w:divBdr>
        <w:top w:val="none" w:sz="0" w:space="0" w:color="auto"/>
        <w:left w:val="none" w:sz="0" w:space="0" w:color="auto"/>
        <w:bottom w:val="none" w:sz="0" w:space="0" w:color="auto"/>
        <w:right w:val="none" w:sz="0" w:space="0" w:color="auto"/>
      </w:divBdr>
    </w:div>
    <w:div w:id="1596816167">
      <w:bodyDiv w:val="1"/>
      <w:marLeft w:val="0"/>
      <w:marRight w:val="0"/>
      <w:marTop w:val="0"/>
      <w:marBottom w:val="0"/>
      <w:divBdr>
        <w:top w:val="none" w:sz="0" w:space="0" w:color="auto"/>
        <w:left w:val="none" w:sz="0" w:space="0" w:color="auto"/>
        <w:bottom w:val="none" w:sz="0" w:space="0" w:color="auto"/>
        <w:right w:val="none" w:sz="0" w:space="0" w:color="auto"/>
      </w:divBdr>
    </w:div>
    <w:div w:id="1601989269">
      <w:bodyDiv w:val="1"/>
      <w:marLeft w:val="0"/>
      <w:marRight w:val="0"/>
      <w:marTop w:val="0"/>
      <w:marBottom w:val="0"/>
      <w:divBdr>
        <w:top w:val="none" w:sz="0" w:space="0" w:color="auto"/>
        <w:left w:val="none" w:sz="0" w:space="0" w:color="auto"/>
        <w:bottom w:val="none" w:sz="0" w:space="0" w:color="auto"/>
        <w:right w:val="none" w:sz="0" w:space="0" w:color="auto"/>
      </w:divBdr>
    </w:div>
    <w:div w:id="1632058012">
      <w:bodyDiv w:val="1"/>
      <w:marLeft w:val="0"/>
      <w:marRight w:val="0"/>
      <w:marTop w:val="0"/>
      <w:marBottom w:val="0"/>
      <w:divBdr>
        <w:top w:val="none" w:sz="0" w:space="0" w:color="auto"/>
        <w:left w:val="none" w:sz="0" w:space="0" w:color="auto"/>
        <w:bottom w:val="none" w:sz="0" w:space="0" w:color="auto"/>
        <w:right w:val="none" w:sz="0" w:space="0" w:color="auto"/>
      </w:divBdr>
    </w:div>
    <w:div w:id="1650673590">
      <w:bodyDiv w:val="1"/>
      <w:marLeft w:val="0"/>
      <w:marRight w:val="0"/>
      <w:marTop w:val="0"/>
      <w:marBottom w:val="0"/>
      <w:divBdr>
        <w:top w:val="none" w:sz="0" w:space="0" w:color="auto"/>
        <w:left w:val="none" w:sz="0" w:space="0" w:color="auto"/>
        <w:bottom w:val="none" w:sz="0" w:space="0" w:color="auto"/>
        <w:right w:val="none" w:sz="0" w:space="0" w:color="auto"/>
      </w:divBdr>
    </w:div>
    <w:div w:id="1662391528">
      <w:bodyDiv w:val="1"/>
      <w:marLeft w:val="0"/>
      <w:marRight w:val="0"/>
      <w:marTop w:val="0"/>
      <w:marBottom w:val="0"/>
      <w:divBdr>
        <w:top w:val="none" w:sz="0" w:space="0" w:color="auto"/>
        <w:left w:val="none" w:sz="0" w:space="0" w:color="auto"/>
        <w:bottom w:val="none" w:sz="0" w:space="0" w:color="auto"/>
        <w:right w:val="none" w:sz="0" w:space="0" w:color="auto"/>
      </w:divBdr>
    </w:div>
    <w:div w:id="1687635887">
      <w:bodyDiv w:val="1"/>
      <w:marLeft w:val="0"/>
      <w:marRight w:val="0"/>
      <w:marTop w:val="0"/>
      <w:marBottom w:val="0"/>
      <w:divBdr>
        <w:top w:val="none" w:sz="0" w:space="0" w:color="auto"/>
        <w:left w:val="none" w:sz="0" w:space="0" w:color="auto"/>
        <w:bottom w:val="none" w:sz="0" w:space="0" w:color="auto"/>
        <w:right w:val="none" w:sz="0" w:space="0" w:color="auto"/>
      </w:divBdr>
    </w:div>
    <w:div w:id="1755012338">
      <w:bodyDiv w:val="1"/>
      <w:marLeft w:val="0"/>
      <w:marRight w:val="0"/>
      <w:marTop w:val="0"/>
      <w:marBottom w:val="0"/>
      <w:divBdr>
        <w:top w:val="none" w:sz="0" w:space="0" w:color="auto"/>
        <w:left w:val="none" w:sz="0" w:space="0" w:color="auto"/>
        <w:bottom w:val="none" w:sz="0" w:space="0" w:color="auto"/>
        <w:right w:val="none" w:sz="0" w:space="0" w:color="auto"/>
      </w:divBdr>
    </w:div>
    <w:div w:id="1779829276">
      <w:bodyDiv w:val="1"/>
      <w:marLeft w:val="0"/>
      <w:marRight w:val="0"/>
      <w:marTop w:val="0"/>
      <w:marBottom w:val="0"/>
      <w:divBdr>
        <w:top w:val="none" w:sz="0" w:space="0" w:color="auto"/>
        <w:left w:val="none" w:sz="0" w:space="0" w:color="auto"/>
        <w:bottom w:val="none" w:sz="0" w:space="0" w:color="auto"/>
        <w:right w:val="none" w:sz="0" w:space="0" w:color="auto"/>
      </w:divBdr>
    </w:div>
    <w:div w:id="1809787500">
      <w:bodyDiv w:val="1"/>
      <w:marLeft w:val="0"/>
      <w:marRight w:val="0"/>
      <w:marTop w:val="0"/>
      <w:marBottom w:val="0"/>
      <w:divBdr>
        <w:top w:val="none" w:sz="0" w:space="0" w:color="auto"/>
        <w:left w:val="none" w:sz="0" w:space="0" w:color="auto"/>
        <w:bottom w:val="none" w:sz="0" w:space="0" w:color="auto"/>
        <w:right w:val="none" w:sz="0" w:space="0" w:color="auto"/>
      </w:divBdr>
    </w:div>
    <w:div w:id="1860118753">
      <w:bodyDiv w:val="1"/>
      <w:marLeft w:val="0"/>
      <w:marRight w:val="0"/>
      <w:marTop w:val="0"/>
      <w:marBottom w:val="0"/>
      <w:divBdr>
        <w:top w:val="none" w:sz="0" w:space="0" w:color="auto"/>
        <w:left w:val="none" w:sz="0" w:space="0" w:color="auto"/>
        <w:bottom w:val="none" w:sz="0" w:space="0" w:color="auto"/>
        <w:right w:val="none" w:sz="0" w:space="0" w:color="auto"/>
      </w:divBdr>
    </w:div>
    <w:div w:id="1893232874">
      <w:bodyDiv w:val="1"/>
      <w:marLeft w:val="0"/>
      <w:marRight w:val="0"/>
      <w:marTop w:val="0"/>
      <w:marBottom w:val="0"/>
      <w:divBdr>
        <w:top w:val="none" w:sz="0" w:space="0" w:color="auto"/>
        <w:left w:val="none" w:sz="0" w:space="0" w:color="auto"/>
        <w:bottom w:val="none" w:sz="0" w:space="0" w:color="auto"/>
        <w:right w:val="none" w:sz="0" w:space="0" w:color="auto"/>
      </w:divBdr>
    </w:div>
    <w:div w:id="1900243120">
      <w:bodyDiv w:val="1"/>
      <w:marLeft w:val="0"/>
      <w:marRight w:val="0"/>
      <w:marTop w:val="0"/>
      <w:marBottom w:val="0"/>
      <w:divBdr>
        <w:top w:val="none" w:sz="0" w:space="0" w:color="auto"/>
        <w:left w:val="none" w:sz="0" w:space="0" w:color="auto"/>
        <w:bottom w:val="none" w:sz="0" w:space="0" w:color="auto"/>
        <w:right w:val="none" w:sz="0" w:space="0" w:color="auto"/>
      </w:divBdr>
    </w:div>
    <w:div w:id="1903641735">
      <w:bodyDiv w:val="1"/>
      <w:marLeft w:val="0"/>
      <w:marRight w:val="0"/>
      <w:marTop w:val="0"/>
      <w:marBottom w:val="0"/>
      <w:divBdr>
        <w:top w:val="none" w:sz="0" w:space="0" w:color="auto"/>
        <w:left w:val="none" w:sz="0" w:space="0" w:color="auto"/>
        <w:bottom w:val="none" w:sz="0" w:space="0" w:color="auto"/>
        <w:right w:val="none" w:sz="0" w:space="0" w:color="auto"/>
      </w:divBdr>
    </w:div>
    <w:div w:id="1936598438">
      <w:bodyDiv w:val="1"/>
      <w:marLeft w:val="0"/>
      <w:marRight w:val="0"/>
      <w:marTop w:val="0"/>
      <w:marBottom w:val="0"/>
      <w:divBdr>
        <w:top w:val="none" w:sz="0" w:space="0" w:color="auto"/>
        <w:left w:val="none" w:sz="0" w:space="0" w:color="auto"/>
        <w:bottom w:val="none" w:sz="0" w:space="0" w:color="auto"/>
        <w:right w:val="none" w:sz="0" w:space="0" w:color="auto"/>
      </w:divBdr>
    </w:div>
    <w:div w:id="205770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312278\Desktop\TIMcorr_ester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6304ee5e-6a80-4131-bfaf-1dd9a1d40274">
      <UserInfo>
        <DisplayName/>
        <AccountId xsi:nil="true"/>
        <AccountType/>
      </UserInfo>
    </SharedWithUsers>
    <Trimestredilavorazione xmlns="d4f826f6-0d20-4881-82bf-9e20c9d26a36" xsi:nil="true"/>
    <TaxCatchAll xmlns="adb5589c-fdbf-4831-a793-de6ad389acba" xsi:nil="true"/>
    <lcf76f155ced4ddcb4097134ff3c332f xmlns="d4f826f6-0d20-4881-82bf-9e20c9d26a3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420DD62AC82D34E9853DBF651C38345" ma:contentTypeVersion="11" ma:contentTypeDescription="Creare un nuovo documento." ma:contentTypeScope="" ma:versionID="315c8e6ea4e875abb91a1feaca79ce81">
  <xsd:schema xmlns:xsd="http://www.w3.org/2001/XMLSchema" xmlns:xs="http://www.w3.org/2001/XMLSchema" xmlns:p="http://schemas.microsoft.com/office/2006/metadata/properties" xmlns:ns2="6be3f7a5-64a0-4627-bc23-b5b926e09a42" xmlns:ns3="6304ee5e-6a80-4131-bfaf-1dd9a1d40274" xmlns:ns4="d4f826f6-0d20-4881-82bf-9e20c9d26a36" xmlns:ns5="adb5589c-fdbf-4831-a793-de6ad389acba" targetNamespace="http://schemas.microsoft.com/office/2006/metadata/properties" ma:root="true" ma:fieldsID="fbaee5e8c64648af162064f960819272" ns2:_="" ns3:_="" ns4:_="" ns5:_="">
    <xsd:import namespace="6be3f7a5-64a0-4627-bc23-b5b926e09a42"/>
    <xsd:import namespace="6304ee5e-6a80-4131-bfaf-1dd9a1d40274"/>
    <xsd:import namespace="d4f826f6-0d20-4881-82bf-9e20c9d26a36"/>
    <xsd:import namespace="adb5589c-fdbf-4831-a793-de6ad389ac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4:MediaServiceObjectDetectorVersions" minOccurs="0"/>
                <xsd:element ref="ns4:MediaServiceSearchProperties" minOccurs="0"/>
                <xsd:element ref="ns4:Trimestredilavorazione" minOccurs="0"/>
                <xsd:element ref="ns4:MediaServiceDateTaken" minOccurs="0"/>
                <xsd:element ref="ns4:lcf76f155ced4ddcb4097134ff3c332f" minOccurs="0"/>
                <xsd:element ref="ns5:TaxCatchAll"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3f7a5-64a0-4627-bc23-b5b926e09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04ee5e-6a80-4131-bfaf-1dd9a1d40274"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f826f6-0d20-4881-82bf-9e20c9d26a36" elementFormDefault="qualified">
    <xsd:import namespace="http://schemas.microsoft.com/office/2006/documentManagement/types"/>
    <xsd:import namespace="http://schemas.microsoft.com/office/infopath/2007/PartnerControls"/>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Trimestredilavorazione" ma:index="17" nillable="true" ma:displayName="Trim di lavorazione" ma:description="Numeri progressivi di ordinamento" ma:format="Dropdown" ma:internalName="Trimestredilavorazione" ma:percentage="FALSE">
      <xsd:simpleType>
        <xsd:restriction base="dms:Number"/>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86cc434d-02d5-4f18-abdc-86e624cce43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b5589c-fdbf-4831-a793-de6ad389acb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db5589c-fdbf-4831-a793-de6ad389acba}" ma:internalName="TaxCatchAll" ma:showField="CatchAllData" ma:web="6304ee5e-6a80-4131-bfaf-1dd9a1d402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4AA7B3-B0E8-47D5-B33C-4D58071989DF}">
  <ds:schemaRefs>
    <ds:schemaRef ds:uri="http://schemas.openxmlformats.org/officeDocument/2006/bibliography"/>
  </ds:schemaRefs>
</ds:datastoreItem>
</file>

<file path=customXml/itemProps2.xml><?xml version="1.0" encoding="utf-8"?>
<ds:datastoreItem xmlns:ds="http://schemas.openxmlformats.org/officeDocument/2006/customXml" ds:itemID="{3CB0E7B8-A51B-4FAB-AE16-B0CC8AB7BC80}">
  <ds:schemaRefs>
    <ds:schemaRef ds:uri="http://schemas.microsoft.com/sharepoint/v3/contenttype/forms"/>
  </ds:schemaRefs>
</ds:datastoreItem>
</file>

<file path=customXml/itemProps3.xml><?xml version="1.0" encoding="utf-8"?>
<ds:datastoreItem xmlns:ds="http://schemas.openxmlformats.org/officeDocument/2006/customXml" ds:itemID="{F524653A-CE3A-40A6-A06F-005823BC181B}">
  <ds:schemaRefs>
    <ds:schemaRef ds:uri="http://schemas.microsoft.com/office/2006/metadata/properties"/>
    <ds:schemaRef ds:uri="http://schemas.microsoft.com/office/infopath/2007/PartnerControls"/>
    <ds:schemaRef ds:uri="6304ee5e-6a80-4131-bfaf-1dd9a1d40274"/>
    <ds:schemaRef ds:uri="d4f826f6-0d20-4881-82bf-9e20c9d26a36"/>
  </ds:schemaRefs>
</ds:datastoreItem>
</file>

<file path=customXml/itemProps4.xml><?xml version="1.0" encoding="utf-8"?>
<ds:datastoreItem xmlns:ds="http://schemas.openxmlformats.org/officeDocument/2006/customXml" ds:itemID="{312A4961-29D2-4D29-BE54-5981E737ECD2}"/>
</file>

<file path=docMetadata/LabelInfo.xml><?xml version="1.0" encoding="utf-8"?>
<clbl:labelList xmlns:clbl="http://schemas.microsoft.com/office/2020/mipLabelMetadata">
  <clbl:label id="{d6986fb0-3baa-42d2-89d5-89f9b25e6ac9}" enabled="1" method="Standard" siteId="{6815f468-021c-48f2-a6b2-d65c8e979df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TIMcorr_esterna.dotx</ap:Template>
  <ap:Application>Microsoft Word for the web</ap:Application>
  <ap:DocSecurity>0</ap:DocSecurity>
  <ap:ScaleCrop>false</ap:ScaleCrop>
  <ap:Company>IT Telecom</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Testo</dc:title>
  <dc:creator>Vittorini Mauro</dc:creator>
  <cp:lastModifiedBy>Abouarab Mohanad Samir Abdelhamid</cp:lastModifiedBy>
  <cp:revision>258</cp:revision>
  <cp:lastPrinted>2016-01-04T16:05:00Z</cp:lastPrinted>
  <dcterms:created xsi:type="dcterms:W3CDTF">2024-07-05T09:18:00Z</dcterms:created>
  <dcterms:modified xsi:type="dcterms:W3CDTF">2026-03-30T09:07:04Z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0x010100B420DD62AC82D34E9853DBF651C38345</vt:lpwstr>
  </property>
  <property fmtid="{D5CDD505-2E9C-101B-9397-08002B2CF9AE}" pid="3" name="MSIP_Label_d6986fb0-3baa-42d2-89d5-89f9b25e6ac9_Enabled">
    <vt:lpwstr>true</vt:lpwstr>
  </property>
  <property fmtid="{D5CDD505-2E9C-101B-9397-08002B2CF9AE}" pid="4" name="MSIP_Label_d6986fb0-3baa-42d2-89d5-89f9b25e6ac9_SetDate">
    <vt:lpwstr>2022-06-15T09:53:10Z</vt:lpwstr>
  </property>
  <property fmtid="{D5CDD505-2E9C-101B-9397-08002B2CF9AE}" pid="5" name="MSIP_Label_d6986fb0-3baa-42d2-89d5-89f9b25e6ac9_Method">
    <vt:lpwstr>Standard</vt:lpwstr>
  </property>
  <property fmtid="{D5CDD505-2E9C-101B-9397-08002B2CF9AE}" pid="6" name="MSIP_Label_d6986fb0-3baa-42d2-89d5-89f9b25e6ac9_Name">
    <vt:lpwstr>Uso Interno</vt:lpwstr>
  </property>
  <property fmtid="{D5CDD505-2E9C-101B-9397-08002B2CF9AE}" pid="7" name="MSIP_Label_d6986fb0-3baa-42d2-89d5-89f9b25e6ac9_SiteId">
    <vt:lpwstr>6815f468-021c-48f2-a6b2-d65c8e979dfb</vt:lpwstr>
  </property>
  <property fmtid="{D5CDD505-2E9C-101B-9397-08002B2CF9AE}" pid="8" name="MSIP_Label_d6986fb0-3baa-42d2-89d5-89f9b25e6ac9_ActionId">
    <vt:lpwstr>3efe29ed-1fff-47a2-8bca-f20b4ebd32fa</vt:lpwstr>
  </property>
  <property fmtid="{D5CDD505-2E9C-101B-9397-08002B2CF9AE}" pid="9" name="MSIP_Label_d6986fb0-3baa-42d2-89d5-89f9b25e6ac9_ContentBits">
    <vt:lpwstr>2</vt:lpwstr>
  </property>
  <property fmtid="{D5CDD505-2E9C-101B-9397-08002B2CF9AE}" pid="10" name="MediaServiceImageTags">
    <vt:lpwstr/>
  </property>
  <property fmtid="{D5CDD505-2E9C-101B-9397-08002B2CF9AE}" pid="11" name="Order">
    <vt:r8>322800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_SourceUrl">
    <vt:lpwstr/>
  </property>
  <property fmtid="{D5CDD505-2E9C-101B-9397-08002B2CF9AE}" pid="19" name="_SharedFileIndex">
    <vt:lpwstr/>
  </property>
  <property fmtid="{D5CDD505-2E9C-101B-9397-08002B2CF9AE}" pid="21" name="docLang">
    <vt:lpwstr>it</vt:lpwstr>
  </property>
</Properties>
</file>